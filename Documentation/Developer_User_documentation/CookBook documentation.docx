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6D7" w:rsidRDefault="002879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SZEGEDI SZC VASVÁRI PÁL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GAZDASÁGI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ÉS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INFORMATIKAI TECHNIKUM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5-0613-12-03 Szoftverfejlesztő és tesztelő szakképzés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vizsgaremek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46D7" w:rsidRDefault="00A446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Cookbook</w:t>
      </w:r>
      <w:proofErr w:type="spellEnd"/>
    </w:p>
    <w:p w:rsidR="00A446D7" w:rsidRDefault="002879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Jó recepthez jó alapanyag kell, és ez igaz a programunkra is.</w:t>
      </w: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287904">
      <w:pPr>
        <w:ind w:left="72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Készítette:</w:t>
      </w:r>
    </w:p>
    <w:p w:rsidR="00A446D7" w:rsidRDefault="00287904">
      <w:pPr>
        <w:ind w:left="72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Nyári Ivó</w:t>
      </w:r>
    </w:p>
    <w:p w:rsidR="00A446D7" w:rsidRDefault="00287904">
      <w:pPr>
        <w:ind w:left="72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Szathmári Ádám</w:t>
      </w:r>
    </w:p>
    <w:p w:rsidR="00A446D7" w:rsidRDefault="00287904">
      <w:pPr>
        <w:ind w:left="72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Tóth Mihály</w:t>
      </w:r>
    </w:p>
    <w:p w:rsidR="00A446D7" w:rsidRDefault="00A446D7">
      <w:pPr>
        <w:jc w:val="center"/>
        <w:rPr>
          <w:rFonts w:ascii="Times New Roman" w:eastAsia="Times New Roman" w:hAnsi="Times New Roman" w:cs="Times New Roman"/>
        </w:rPr>
      </w:pPr>
    </w:p>
    <w:p w:rsidR="00A446D7" w:rsidRDefault="0028790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Szeged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2022. 10. 12.</w:t>
      </w: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br w:type="page"/>
      </w:r>
    </w:p>
    <w:p w:rsidR="00A446D7" w:rsidRDefault="00287904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Tartalomjegyzék</w:t>
      </w:r>
    </w:p>
    <w:sdt>
      <w:sdtPr>
        <w:id w:val="163306438"/>
        <w:docPartObj>
          <w:docPartGallery w:val="Table of Contents"/>
          <w:docPartUnique/>
        </w:docPartObj>
      </w:sdtPr>
      <w:sdtContent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r>
            <w:fldChar w:fldCharType="begin"/>
          </w:r>
          <w:r w:rsidR="00287904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 w:rsidR="00287904">
              <w:rPr>
                <w:rFonts w:ascii="Times New Roman" w:eastAsia="Times New Roman" w:hAnsi="Times New Roman" w:cs="Times New Roman"/>
                <w:color w:val="000000"/>
              </w:rPr>
              <w:t>Bevezető</w:t>
            </w:r>
          </w:hyperlink>
          <w:hyperlink w:anchor="_heading=h.gjdgxs">
            <w:r w:rsidR="00287904">
              <w:rPr>
                <w:color w:val="000000"/>
              </w:rPr>
              <w:tab/>
              <w:t>1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hyperlink w:anchor="_heading=h.30j0zll">
            <w:r w:rsidR="00287904">
              <w:rPr>
                <w:rFonts w:ascii="Times New Roman" w:eastAsia="Times New Roman" w:hAnsi="Times New Roman" w:cs="Times New Roman"/>
                <w:color w:val="000000"/>
              </w:rPr>
              <w:t>A szoftver futtatásához szükséges eszközök, rendszerkövetelmények:</w:t>
            </w:r>
          </w:hyperlink>
          <w:hyperlink w:anchor="_heading=h.30j0zll">
            <w:r w:rsidR="00287904">
              <w:rPr>
                <w:color w:val="000000"/>
              </w:rPr>
              <w:tab/>
              <w:t>1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1fob9te">
            <w:r w:rsidR="00287904">
              <w:rPr>
                <w:color w:val="000000"/>
              </w:rPr>
              <w:t>Rendszerkövetelmények</w:t>
            </w:r>
            <w:r w:rsidR="00287904">
              <w:rPr>
                <w:color w:val="000000"/>
              </w:rPr>
              <w:tab/>
              <w:t>1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rPr>
              <w:color w:val="000000"/>
            </w:rPr>
          </w:pPr>
          <w:hyperlink w:anchor="_heading=h.3znysh7">
            <w:r w:rsidR="00287904">
              <w:rPr>
                <w:rFonts w:ascii="Times New Roman" w:eastAsia="Times New Roman" w:hAnsi="Times New Roman" w:cs="Times New Roman"/>
                <w:color w:val="000000"/>
              </w:rPr>
              <w:t>Fejlesztő</w:t>
            </w:r>
            <w:r w:rsidR="00287904">
              <w:rPr>
                <w:rFonts w:ascii="Times New Roman" w:eastAsia="Times New Roman" w:hAnsi="Times New Roman" w:cs="Times New Roman"/>
                <w:color w:val="000000"/>
              </w:rPr>
              <w:t>i kézikönyv</w:t>
            </w:r>
          </w:hyperlink>
          <w:hyperlink w:anchor="_heading=h.3znysh7">
            <w:r w:rsidR="00287904">
              <w:rPr>
                <w:color w:val="000000"/>
              </w:rPr>
              <w:tab/>
              <w:t>2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2et92p0">
            <w:r w:rsidR="00287904">
              <w:rPr>
                <w:rFonts w:ascii="Times New Roman" w:eastAsia="Times New Roman" w:hAnsi="Times New Roman" w:cs="Times New Roman"/>
                <w:color w:val="000000"/>
              </w:rPr>
              <w:t>Adatbázis</w:t>
            </w:r>
          </w:hyperlink>
          <w:hyperlink w:anchor="_heading=h.2et92p0">
            <w:r w:rsidR="00287904">
              <w:rPr>
                <w:color w:val="000000"/>
              </w:rPr>
              <w:tab/>
              <w:t>2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440"/>
            <w:rPr>
              <w:color w:val="000000"/>
            </w:rPr>
          </w:pPr>
          <w:hyperlink w:anchor="_heading=h.tyjcwt">
            <w:r w:rsidR="00287904">
              <w:rPr>
                <w:rFonts w:ascii="Times New Roman" w:eastAsia="Times New Roman" w:hAnsi="Times New Roman" w:cs="Times New Roman"/>
                <w:color w:val="000000"/>
              </w:rPr>
              <w:t>Adatbázis importálás, futtatása:</w:t>
            </w:r>
          </w:hyperlink>
          <w:hyperlink w:anchor="_heading=h.tyjcwt">
            <w:r w:rsidR="00287904">
              <w:rPr>
                <w:color w:val="000000"/>
              </w:rPr>
              <w:tab/>
              <w:t>2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440"/>
            <w:rPr>
              <w:color w:val="000000"/>
            </w:rPr>
          </w:pPr>
          <w:hyperlink w:anchor="_heading=h.3dy6vkm">
            <w:r w:rsidR="00287904">
              <w:rPr>
                <w:rFonts w:ascii="Times New Roman" w:eastAsia="Times New Roman" w:hAnsi="Times New Roman" w:cs="Times New Roman"/>
                <w:color w:val="000000"/>
              </w:rPr>
              <w:t>Adatbázis terv</w:t>
            </w:r>
          </w:hyperlink>
          <w:hyperlink w:anchor="_heading=h.3dy6vkm">
            <w:r w:rsidR="00287904">
              <w:rPr>
                <w:color w:val="000000"/>
              </w:rPr>
              <w:tab/>
              <w:t>5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1t3h5sf">
            <w:r w:rsidR="00287904">
              <w:rPr>
                <w:rFonts w:ascii="Times New Roman" w:eastAsia="Times New Roman" w:hAnsi="Times New Roman" w:cs="Times New Roman"/>
                <w:color w:val="000000"/>
              </w:rPr>
              <w:t>API</w:t>
            </w:r>
          </w:hyperlink>
          <w:hyperlink w:anchor="_heading=h.1t3h5sf">
            <w:r w:rsidR="00287904">
              <w:rPr>
                <w:color w:val="000000"/>
              </w:rPr>
              <w:tab/>
              <w:t>9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440"/>
            <w:rPr>
              <w:color w:val="000000"/>
            </w:rPr>
          </w:pPr>
          <w:hyperlink w:anchor="_heading=h.4d34og8">
            <w:r w:rsidR="00287904">
              <w:rPr>
                <w:rFonts w:ascii="Times New Roman" w:eastAsia="Times New Roman" w:hAnsi="Times New Roman" w:cs="Times New Roman"/>
                <w:color w:val="000000"/>
              </w:rPr>
              <w:t>Publikus végpontok</w:t>
            </w:r>
          </w:hyperlink>
          <w:hyperlink w:anchor="_heading=h.4d34og8">
            <w:r w:rsidR="00287904">
              <w:rPr>
                <w:color w:val="000000"/>
              </w:rPr>
              <w:tab/>
              <w:t>10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440"/>
            <w:rPr>
              <w:color w:val="000000"/>
            </w:rPr>
          </w:pPr>
          <w:hyperlink w:anchor="_heading=h.2s8eyo1">
            <w:r w:rsidR="00287904">
              <w:rPr>
                <w:rFonts w:ascii="Times New Roman" w:eastAsia="Times New Roman" w:hAnsi="Times New Roman" w:cs="Times New Roman"/>
                <w:color w:val="000000"/>
              </w:rPr>
              <w:t>Privát végpontok</w:t>
            </w:r>
          </w:hyperlink>
          <w:hyperlink w:anchor="_heading=h.2s8eyo1">
            <w:r w:rsidR="00287904">
              <w:rPr>
                <w:color w:val="000000"/>
              </w:rPr>
              <w:tab/>
              <w:t>11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17dp8vu">
            <w:r w:rsidR="00287904">
              <w:rPr>
                <w:rFonts w:ascii="Times New Roman" w:eastAsia="Times New Roman" w:hAnsi="Times New Roman" w:cs="Times New Roman"/>
                <w:color w:val="000000"/>
              </w:rPr>
              <w:t>Asztali</w:t>
            </w:r>
          </w:hyperlink>
          <w:hyperlink w:anchor="_heading=h.17dp8vu">
            <w:r w:rsidR="00287904">
              <w:rPr>
                <w:color w:val="000000"/>
              </w:rPr>
              <w:tab/>
              <w:t>13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3rdcrjn">
            <w:r w:rsidR="00287904">
              <w:rPr>
                <w:rFonts w:ascii="Times New Roman" w:eastAsia="Times New Roman" w:hAnsi="Times New Roman" w:cs="Times New Roman"/>
                <w:color w:val="000000"/>
              </w:rPr>
              <w:t>Webes</w:t>
            </w:r>
          </w:hyperlink>
          <w:hyperlink w:anchor="_heading=h.3rdcrjn">
            <w:r w:rsidR="00287904">
              <w:rPr>
                <w:color w:val="000000"/>
              </w:rPr>
              <w:tab/>
            </w:r>
            <w:r w:rsidR="00E9164B">
              <w:rPr>
                <w:color w:val="000000"/>
              </w:rPr>
              <w:t>20</w:t>
            </w:r>
          </w:hyperlink>
        </w:p>
        <w:p w:rsidR="00A446D7" w:rsidRDefault="00A446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0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</w:p>
      </w:sdtContent>
    </w:sdt>
    <w:p w:rsidR="00A446D7" w:rsidRDefault="00A446D7">
      <w:pPr>
        <w:rPr>
          <w:rFonts w:ascii="Times New Roman" w:eastAsia="Times New Roman" w:hAnsi="Times New Roman" w:cs="Times New Roman"/>
          <w:sz w:val="32"/>
          <w:szCs w:val="32"/>
        </w:rPr>
        <w:sectPr w:rsidR="00A446D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417" w:left="1417" w:header="0" w:footer="0" w:gutter="0"/>
          <w:pgNumType w:start="0"/>
          <w:cols w:space="708"/>
          <w:titlePg/>
        </w:sectPr>
      </w:pP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1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>Bevezető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Cookbook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egy receptgyűjtemény. Adatbázissal összekötött asztali és webes alkalmazás. Az asztali verzióban lehet recepteket, felhasználókat, mértékegységeket, ételtípusokat stb. kezelni. A weboldal lehetővé teszi a regisztrált felhasználók számára</w:t>
      </w:r>
      <w:r>
        <w:rPr>
          <w:rFonts w:ascii="Times New Roman" w:eastAsia="Times New Roman" w:hAnsi="Times New Roman" w:cs="Times New Roman"/>
          <w:sz w:val="24"/>
          <w:szCs w:val="24"/>
        </w:rPr>
        <w:t>, hogy létrehozzák saját receptjeiket, módosíthassák és megoszthassák vagy privátként elmentsék azokat. A publikus recepteket elmenthetik a kedvenceik közé is. Továbbá lehetőségük van a felhasználóknak, hogy saját profiljukat módosíthassák. A nem regisztrá</w:t>
      </w:r>
      <w:r>
        <w:rPr>
          <w:rFonts w:ascii="Times New Roman" w:eastAsia="Times New Roman" w:hAnsi="Times New Roman" w:cs="Times New Roman"/>
          <w:sz w:val="24"/>
          <w:szCs w:val="24"/>
        </w:rPr>
        <w:t>lt felhasználók, csak a publikus recepteket tudják megnézni. Azokban keresni.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felhasználók azonosítása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történik.</w:t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1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>A szoftver futtatásához szükséges eszközök, rendszerkövetelmények:</w:t>
      </w:r>
    </w:p>
    <w:p w:rsidR="00A446D7" w:rsidRDefault="002879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XAMPP (telepítési és használati </w:t>
      </w:r>
      <w:hyperlink w:anchor="_heading=h.tyjcwt">
        <w:r>
          <w:rPr>
            <w:rFonts w:ascii="Times New Roman" w:eastAsia="Times New Roman" w:hAnsi="Times New Roman" w:cs="Times New Roman"/>
            <w:color w:val="0563C1"/>
            <w:u w:val="single"/>
          </w:rPr>
          <w:t>segédlet itt</w:t>
        </w:r>
      </w:hyperlink>
      <w:r>
        <w:rPr>
          <w:rFonts w:ascii="Times New Roman" w:eastAsia="Times New Roman" w:hAnsi="Times New Roman" w:cs="Times New Roman"/>
          <w:color w:val="000000"/>
        </w:rPr>
        <w:t>)</w:t>
      </w:r>
    </w:p>
    <w:p w:rsidR="00A446D7" w:rsidRDefault="002879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Webböngésző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(ajánlott böngésző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Firfox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Mozilla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100 vagy újabb)</w:t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2"/>
      </w:pPr>
      <w:bookmarkStart w:id="2" w:name="_heading=h.1fob9te" w:colFirst="0" w:colLast="0"/>
      <w:bookmarkEnd w:id="2"/>
      <w:r>
        <w:t>Rendszerkövetelmények</w:t>
      </w:r>
    </w:p>
    <w:tbl>
      <w:tblPr>
        <w:tblStyle w:val="a"/>
        <w:tblW w:w="90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/>
      </w:tblPr>
      <w:tblGrid>
        <w:gridCol w:w="3020"/>
        <w:gridCol w:w="3020"/>
        <w:gridCol w:w="3020"/>
      </w:tblGrid>
      <w:tr w:rsidR="00A446D7">
        <w:trPr>
          <w:trHeight w:val="300"/>
        </w:trPr>
        <w:tc>
          <w:tcPr>
            <w:tcW w:w="3020" w:type="dxa"/>
          </w:tcPr>
          <w:p w:rsidR="00A446D7" w:rsidRDefault="00A446D7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20" w:type="dxa"/>
          </w:tcPr>
          <w:p w:rsidR="00A446D7" w:rsidRDefault="00287904">
            <w:pPr>
              <w:widowControl w:val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Minimum</w:t>
            </w:r>
          </w:p>
        </w:tc>
        <w:tc>
          <w:tcPr>
            <w:tcW w:w="3020" w:type="dxa"/>
          </w:tcPr>
          <w:p w:rsidR="00A446D7" w:rsidRDefault="00287904">
            <w:pPr>
              <w:widowControl w:val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Javasolt</w:t>
            </w:r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Processzor</w:t>
            </w:r>
          </w:p>
        </w:tc>
        <w:tc>
          <w:tcPr>
            <w:tcW w:w="6040" w:type="dxa"/>
            <w:gridSpan w:val="2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1GHz vagy újabb 64-bit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processor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Operációs rendszer</w:t>
            </w:r>
          </w:p>
        </w:tc>
        <w:tc>
          <w:tcPr>
            <w:tcW w:w="6040" w:type="dxa"/>
            <w:gridSpan w:val="2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Windows 10-11</w:t>
            </w:r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RAM</w:t>
            </w:r>
          </w:p>
        </w:tc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4Gb</w:t>
            </w:r>
          </w:p>
        </w:tc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16Gb</w:t>
            </w:r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Videó kártya</w:t>
            </w:r>
          </w:p>
        </w:tc>
        <w:tc>
          <w:tcPr>
            <w:tcW w:w="6040" w:type="dxa"/>
            <w:gridSpan w:val="2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Integrált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videókártya</w:t>
            </w:r>
            <w:proofErr w:type="spellEnd"/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Merevlemez</w:t>
            </w:r>
          </w:p>
        </w:tc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2Gb</w:t>
            </w:r>
          </w:p>
        </w:tc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4Gb</w:t>
            </w:r>
          </w:p>
        </w:tc>
      </w:tr>
      <w:tr w:rsidR="00A446D7">
        <w:trPr>
          <w:trHeight w:val="300"/>
        </w:trPr>
        <w:tc>
          <w:tcPr>
            <w:tcW w:w="3020" w:type="dxa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Internet</w:t>
            </w:r>
          </w:p>
        </w:tc>
        <w:tc>
          <w:tcPr>
            <w:tcW w:w="6040" w:type="dxa"/>
            <w:gridSpan w:val="2"/>
          </w:tcPr>
          <w:p w:rsidR="00A446D7" w:rsidRDefault="0028790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Nem szükséges.</w:t>
            </w:r>
          </w:p>
        </w:tc>
      </w:tr>
    </w:tbl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1"/>
        <w:keepLines w:val="0"/>
        <w:pageBreakBefore/>
        <w:rPr>
          <w:rFonts w:ascii="Times New Roman" w:eastAsia="Times New Roman" w:hAnsi="Times New Roman" w:cs="Times New Roman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Fejlesztői kézikönyv</w:t>
      </w:r>
    </w:p>
    <w:p w:rsidR="00A446D7" w:rsidRDefault="00287904">
      <w:r>
        <w:t>Ebben bemutatjuk, hogy milyen részei vannak a szoftvernek, azok miért felelősek és milyen eszközökre volt szükség a használatuk során.</w:t>
      </w:r>
    </w:p>
    <w:p w:rsidR="00A446D7" w:rsidRDefault="00287904">
      <w:pPr>
        <w:pStyle w:val="Cmsor2"/>
        <w:rPr>
          <w:rFonts w:ascii="Times New Roman" w:eastAsia="Times New Roman" w:hAnsi="Times New Roman" w:cs="Times New Roman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</w:rPr>
        <w:t>Adatbázis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adatbázis ételreceptek és hozzávalók tárolását valósítja meg, továbbá azokat a felhasználókat tartja nyilván, akik a recepteket feltölthetik egy weboldalra. </w:t>
      </w:r>
    </w:p>
    <w:p w:rsidR="00A446D7" w:rsidRDefault="00A446D7"/>
    <w:p w:rsidR="00A446D7" w:rsidRDefault="00287904">
      <w:pPr>
        <w:pStyle w:val="Cmsor3"/>
        <w:rPr>
          <w:rFonts w:ascii="Times New Roman" w:eastAsia="Times New Roman" w:hAnsi="Times New Roman" w:cs="Times New Roman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</w:rPr>
        <w:t>Adatbázis importálás, futtatása:</w:t>
      </w: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XAMPP használatára lesz szükség az adatbázis </w:t>
      </w:r>
      <w:proofErr w:type="spellStart"/>
      <w:r>
        <w:rPr>
          <w:rFonts w:ascii="Times New Roman" w:eastAsia="Times New Roman" w:hAnsi="Times New Roman" w:cs="Times New Roman"/>
        </w:rPr>
        <w:t>futattásához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nnen lehet letölteni az operációs rendszernek megfelelő változatot:</w:t>
      </w:r>
    </w:p>
    <w:p w:rsidR="00A446D7" w:rsidRDefault="00A446D7">
      <w:pPr>
        <w:rPr>
          <w:rFonts w:ascii="Times New Roman" w:eastAsia="Times New Roman" w:hAnsi="Times New Roman" w:cs="Times New Roman"/>
        </w:rPr>
      </w:pPr>
      <w:hyperlink r:id="rId14">
        <w:r w:rsidR="00287904">
          <w:rPr>
            <w:rFonts w:ascii="Times New Roman" w:eastAsia="Times New Roman" w:hAnsi="Times New Roman" w:cs="Times New Roman"/>
            <w:color w:val="0563C1"/>
            <w:u w:val="single"/>
          </w:rPr>
          <w:t>https://www.apachefriends.org/download.html</w:t>
        </w:r>
      </w:hyperlink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XAMPP program elindítása után az </w:t>
      </w:r>
      <w:proofErr w:type="spellStart"/>
      <w:r>
        <w:rPr>
          <w:rFonts w:ascii="Times New Roman" w:eastAsia="Times New Roman" w:hAnsi="Times New Roman" w:cs="Times New Roman"/>
        </w:rPr>
        <w:t>Apache</w:t>
      </w:r>
      <w:proofErr w:type="spellEnd"/>
      <w:r>
        <w:rPr>
          <w:rFonts w:ascii="Times New Roman" w:eastAsia="Times New Roman" w:hAnsi="Times New Roman" w:cs="Times New Roman"/>
        </w:rPr>
        <w:t xml:space="preserve"> és </w:t>
      </w:r>
      <w:proofErr w:type="spellStart"/>
      <w:r>
        <w:rPr>
          <w:rFonts w:ascii="Times New Roman" w:eastAsia="Times New Roman" w:hAnsi="Times New Roman" w:cs="Times New Roman"/>
        </w:rPr>
        <w:t>MySQL-t</w:t>
      </w:r>
      <w:proofErr w:type="spellEnd"/>
      <w:r>
        <w:rPr>
          <w:rFonts w:ascii="Times New Roman" w:eastAsia="Times New Roman" w:hAnsi="Times New Roman" w:cs="Times New Roman"/>
        </w:rPr>
        <w:t xml:space="preserve"> kell elindítani, ahogy a képen</w:t>
      </w:r>
      <w:r>
        <w:rPr>
          <w:rFonts w:ascii="Times New Roman" w:eastAsia="Times New Roman" w:hAnsi="Times New Roman" w:cs="Times New Roman"/>
        </w:rPr>
        <w:t xml:space="preserve"> is látszik.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35765" cy="2126770"/>
            <wp:effectExtent l="0" t="0" r="0" b="0"/>
            <wp:docPr id="24" name="image3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 látható&#10;&#10;Automatikusan generált leírás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765" cy="212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szeretnénk a kezelő felületet megnyitni, akkor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gombot kell megnyomni.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96911" cy="2182980"/>
            <wp:effectExtent l="0" t="0" r="0" b="0"/>
            <wp:docPr id="27" name="image4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képen szöveg látható&#10;&#10;Automatikusan generált leírás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911" cy="218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szabadon választott böngészőt megnyitva, a következő címet kell a böngészősávba beírni:</w:t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https://localhost/phpmyadmin/index.php</w:t>
      </w:r>
    </w:p>
    <w:p w:rsidR="00A446D7" w:rsidRDefault="00287904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 elindítottuk, akko</w:t>
      </w:r>
      <w:r>
        <w:rPr>
          <w:rFonts w:ascii="Times New Roman" w:eastAsia="Times New Roman" w:hAnsi="Times New Roman" w:cs="Times New Roman"/>
          <w:sz w:val="24"/>
          <w:szCs w:val="24"/>
        </w:rPr>
        <w:t>r az alábbi képernyő fogad minket.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65736" cy="2177176"/>
            <wp:effectExtent l="0" t="0" r="0" b="0"/>
            <wp:docPr id="25" name="image9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képen szöveg látható&#10;&#10;Automatikusan generált leírás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5736" cy="2177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Az új gomb megnyomásával lehet hozzáadni adatbázist.</w:t>
      </w: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adatbázis neve: </w:t>
      </w:r>
      <w:proofErr w:type="spellStart"/>
      <w:r>
        <w:rPr>
          <w:rFonts w:ascii="Times New Roman" w:eastAsia="Times New Roman" w:hAnsi="Times New Roman" w:cs="Times New Roman"/>
        </w:rPr>
        <w:t>cookbook</w:t>
      </w:r>
      <w:proofErr w:type="spellEnd"/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kódolás legyen: utf8mb4_</w:t>
      </w:r>
      <w:proofErr w:type="spellStart"/>
      <w:r>
        <w:rPr>
          <w:rFonts w:ascii="Times New Roman" w:eastAsia="Times New Roman" w:hAnsi="Times New Roman" w:cs="Times New Roman"/>
        </w:rPr>
        <w:t>general</w:t>
      </w:r>
      <w:proofErr w:type="spellEnd"/>
      <w:r>
        <w:rPr>
          <w:rFonts w:ascii="Times New Roman" w:eastAsia="Times New Roman" w:hAnsi="Times New Roman" w:cs="Times New Roman"/>
        </w:rPr>
        <w:t>_</w:t>
      </w:r>
      <w:proofErr w:type="spellStart"/>
      <w:r>
        <w:rPr>
          <w:rFonts w:ascii="Times New Roman" w:eastAsia="Times New Roman" w:hAnsi="Times New Roman" w:cs="Times New Roman"/>
        </w:rPr>
        <w:t>ci</w:t>
      </w:r>
      <w:proofErr w:type="spellEnd"/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87022" cy="1574786"/>
            <wp:effectExtent l="0" t="0" r="0" b="0"/>
            <wp:docPr id="29" name="image11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képen szöveg látható&#10;&#10;Automatikusan generált leírás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022" cy="1574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Létrehozás gomb megnyomásával létrejön az adatbázis. A képernyő jobb oldalán lévő oldalsávban tud</w:t>
      </w:r>
      <w:r>
        <w:rPr>
          <w:rFonts w:ascii="Times New Roman" w:eastAsia="Times New Roman" w:hAnsi="Times New Roman" w:cs="Times New Roman"/>
          <w:sz w:val="24"/>
          <w:szCs w:val="24"/>
        </w:rPr>
        <w:t>juk ellenőrizni.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1549377" cy="1074413"/>
            <wp:effectExtent l="0" t="0" r="0" b="0"/>
            <wp:docPr id="28" name="image5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képen szöveg látható&#10;&#10;Automatikusan generált leírás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377" cy="107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cookbook</w:t>
      </w:r>
      <w:proofErr w:type="spellEnd"/>
      <w:r>
        <w:rPr>
          <w:rFonts w:ascii="Times New Roman" w:eastAsia="Times New Roman" w:hAnsi="Times New Roman" w:cs="Times New Roman"/>
        </w:rPr>
        <w:t xml:space="preserve"> adatbázist kijelölve a felső menüsoron az Importálás fület választjuk, hogy az adatokkal feltöltsük a táblákat.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583940" cy="720090"/>
            <wp:effectExtent l="0" t="0" r="0" b="0"/>
            <wp:docPr id="31" name="image31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képen szöveg látható&#10;&#10;Automatikusan generált leírás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720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 Fájl kiválasztása gombra kattintva betallózhatjuk az adatbázis fájlt.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82416" cy="2160055"/>
            <wp:effectExtent l="0" t="0" r="0" b="0"/>
            <wp:docPr id="30" name="image19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képen szöveg látható&#10;&#10;Automatikusan generált leírás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416" cy="216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62793" cy="3128999"/>
            <wp:effectExtent l="0" t="0" r="0" b="0"/>
            <wp:docPr id="33" name="image24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képen szöveg látható&#10;&#10;Automatikusan generált leírás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793" cy="3128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Importálás gomb megnyomásával tudjuk a folyamatot befejezni.</w:t>
      </w:r>
    </w:p>
    <w:p w:rsidR="00A446D7" w:rsidRDefault="002879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Most már a képernyő jobb szélén az oldalsávban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cookbook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neve elé kattintva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plusz jelre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lenyílnak a táblák.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892440" cy="1955659"/>
            <wp:effectExtent l="0" t="0" r="0" b="0"/>
            <wp:docPr id="32" name="image16.png" descr="A képen asztal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képen asztal látható&#10;&#10;Automatikusan generált leírás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440" cy="1955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pStyle w:val="Cmsor3"/>
        <w:rPr>
          <w:rFonts w:ascii="Times New Roman" w:eastAsia="Times New Roman" w:hAnsi="Times New Roman" w:cs="Times New Roman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>Adatbázis terv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Szakácskönyv adatbázis egyedei és tulajdonságai</w:t>
      </w: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Meals</w:t>
      </w:r>
      <w:proofErr w:type="spellEnd"/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 – AUTO_INCREMENT – elsődleges kulcs</w:t>
      </w:r>
    </w:p>
    <w:p w:rsidR="00A446D7" w:rsidRDefault="00A446D7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(VARCHAR(50)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azonosítója – idegen kulcs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Szöveg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100)) – Az étel megnevezése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PreparationTime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(TIME) – Percben megadott érték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(FLOAT)- Az étel </w:t>
      </w:r>
      <w:r>
        <w:rPr>
          <w:rFonts w:ascii="Times New Roman" w:eastAsia="Times New Roman" w:hAnsi="Times New Roman" w:cs="Times New Roman"/>
          <w:sz w:val="24"/>
          <w:szCs w:val="24"/>
        </w:rPr>
        <w:t>ára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Photo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Szöveg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160)) – Az ételhez kapcsolódó kép elérési útja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MealTypeID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 – Az ételtípus azonosítója – idegen kulcs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(TEXT)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recept szövege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Szám(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TINYINT)- Láthatóság beállítása</w:t>
      </w:r>
    </w:p>
    <w:p w:rsidR="00A446D7" w:rsidRDefault="00A446D7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Materials</w:t>
      </w:r>
      <w:proofErr w:type="spellEnd"/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(INT) </w:t>
      </w:r>
      <w:r>
        <w:rPr>
          <w:rFonts w:ascii="Times New Roman" w:eastAsia="Times New Roman" w:hAnsi="Times New Roman" w:cs="Times New Roman"/>
          <w:sz w:val="24"/>
          <w:szCs w:val="24"/>
        </w:rPr>
        <w:t>– AUTO_INCREMENT – elsődleges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IngedientsName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Szöveg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50)) – Az alapanyag megnevezése – 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Idegen Kulcs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UnitOfMeassureId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Szám(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INT)- A mért mennyiség - Idegen kulcs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Ingredients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 – Elsődleges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Szám(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INT(11)) - Idegen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MaterialsId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  – Elsődleges kulcs, idegen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(SMALLINT) – Az adott alapanyagból az ételbe szükséges mennyiség az alapanyaghoz tartozó mértékegység alapján</w:t>
      </w:r>
    </w:p>
    <w:p w:rsidR="00A446D7" w:rsidRDefault="00A446D7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MealTypes</w:t>
      </w:r>
      <w:proofErr w:type="spellEnd"/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  – AUTO_INCRE</w:t>
      </w:r>
      <w:r>
        <w:rPr>
          <w:rFonts w:ascii="Times New Roman" w:eastAsia="Times New Roman" w:hAnsi="Times New Roman" w:cs="Times New Roman"/>
          <w:sz w:val="24"/>
          <w:szCs w:val="24"/>
        </w:rPr>
        <w:t>MENT – elsődleges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MealTypeName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Szöveg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50)) – Idegen Kulcs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-az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ételtípus megnevezése (pl. leves, előétel, sütemény, főzelék, feltét, stb.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Users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(INT(11)) 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azonosítója - elsődleges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Szöveg (VARCHAR(50))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által név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(VARCHAR(100))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által megadott e-mail cím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(VARCHAR(60))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jelszava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11))- A Szerepkör azonosítója - Idegen kulcs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Tokens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Szám(INT(11))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azonosít</w:t>
      </w:r>
      <w:r>
        <w:rPr>
          <w:rFonts w:ascii="Times New Roman" w:eastAsia="Times New Roman" w:hAnsi="Times New Roman" w:cs="Times New Roman"/>
          <w:sz w:val="24"/>
          <w:szCs w:val="24"/>
        </w:rPr>
        <w:t>ója - elsődleges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AUTO_INCREMENT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(VARCHAR(255)) –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belépés hitelesítéséhez szükséges kód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Idő (DATETIME)–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lejárati ideje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Szám(INT(11))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azonosítója – Idegen Kulcs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Roles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Szám(INT(11))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szerepkör azonosítója - elsődleges kulcs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AUTO_INCREMENT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Szöveg (VARCHAR(50))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szerepkör megnevezése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Measures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(INT(11))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mértékegység azonosítója - elsődleges kulcs AUTO_INCREMENT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Measure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Szöveg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20)) – Az </w:t>
      </w:r>
      <w:r>
        <w:rPr>
          <w:rFonts w:ascii="Times New Roman" w:eastAsia="Times New Roman" w:hAnsi="Times New Roman" w:cs="Times New Roman"/>
          <w:sz w:val="24"/>
          <w:szCs w:val="24"/>
        </w:rPr>
        <w:t>étel mértékegysége - Idegen kulcs</w:t>
      </w:r>
    </w:p>
    <w:p w:rsidR="00A446D7" w:rsidRDefault="00A446D7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pBdr>
          <w:bottom w:val="single" w:sz="4" w:space="1" w:color="000000"/>
        </w:pBd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Favourites</w:t>
      </w:r>
      <w:proofErr w:type="spellEnd"/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(INT(11)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kedvencek azonosítója - elsődleges kulcs-</w:t>
      </w:r>
    </w:p>
    <w:p w:rsidR="00A446D7" w:rsidRDefault="00287904">
      <w:pPr>
        <w:tabs>
          <w:tab w:val="left" w:pos="34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AUTO_INCREMENT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Szám (INT(11))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felhasználó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azonosítója-Idegen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Kulcs</w:t>
      </w:r>
    </w:p>
    <w:p w:rsidR="00A446D7" w:rsidRDefault="00287904">
      <w:pPr>
        <w:tabs>
          <w:tab w:val="left" w:pos="3402"/>
        </w:tabs>
        <w:ind w:left="3402" w:hanging="340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Szám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11)) – Az étel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azonosítója-Idegen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Kulcs</w:t>
      </w:r>
    </w:p>
    <w:p w:rsidR="00A446D7" w:rsidRDefault="00A446D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Az adatbázis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Bachmann-ábrája</w:t>
      </w:r>
      <w:proofErr w:type="spellEnd"/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050" cy="2400300"/>
            <wp:effectExtent l="0" t="0" r="0" b="0"/>
            <wp:docPr id="37" name="image30.png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képen szöveg látható&#10;&#10;Automatikusan generált leírás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pPr>
        <w:keepNext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Az adatbázis E-K diagramja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7712" cy="4185544"/>
            <wp:effectExtent l="0" t="0" r="0" b="0"/>
            <wp:docPr id="35" name="image18.png" descr="A képen diagra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képen diagram látható&#10;&#10;Automatikusan generált leírás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7712" cy="4185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A446D7"/>
    <w:p w:rsidR="00A446D7" w:rsidRDefault="00287904">
      <w:pPr>
        <w:pStyle w:val="Cmsor2"/>
        <w:keepLines w:val="0"/>
        <w:pageBreakBefore/>
        <w:rPr>
          <w:rFonts w:ascii="Times New Roman" w:eastAsia="Times New Roman" w:hAnsi="Times New Roman" w:cs="Times New Roman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API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REST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API-ja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Microsoft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ASP .NET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6.0-ás verziójában és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Framework felhasználásával lett implementálva. 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REST API az alábbi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csomagokat használja: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BCrypt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.Net-Next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(4.0.3)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Microsoft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.EntityFrameworkCore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(6.0.13) 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Microsoft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.EntityFrameworkCore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.SqlServer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(6.0.13)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Microsoft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.EntityFrameworkCore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.Tools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(6.0.13)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Microsoft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.VisualStudio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.Web.CodeGeneration.Design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(6.0.11)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Pomelo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.EntityFrameworkCore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.MySql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(6.0.2)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API interfészt biztosít a program számára, hogy interakcióba léphessenek az adatbázissal URL végpontokon keresztül, ahol JSON adatok küldhessenek és fogadjanak.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Kontroller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DTO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context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Service</w:t>
      </w:r>
    </w:p>
    <w:p w:rsidR="00A446D7" w:rsidRDefault="00A446D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3"/>
        <w:rPr>
          <w:rFonts w:ascii="Times New Roman" w:eastAsia="Times New Roman" w:hAnsi="Times New Roman" w:cs="Times New Roman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</w:rPr>
        <w:t>Publikus végpontok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Ezeken a végpontokon lehetőségünk van hitelesítés nélkül lekérni adatokat az adatbázisból, ezek az adatok publikusak és bárki számára elérhetőek.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Alap url: </w:t>
      </w:r>
      <w:hyperlink r:id="rId26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http://localhost:5250/api</w:t>
        </w:r>
      </w:hyperlink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Belépés az applikációba (POST):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/login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Példa: 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Regisztráció az applikációba (POST): </w:t>
      </w:r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user</w:t>
      </w:r>
      <w:proofErr w:type="spellEnd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singup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"email":"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Felhasználói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frissítése (POST): </w:t>
      </w:r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token</w:t>
      </w:r>
      <w:proofErr w:type="spellEnd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t>refress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példaToken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refresh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példaToken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Összes publikus recept (GET): </w:t>
      </w:r>
      <w:hyperlink r:id="rId2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meal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all</w:t>
        </w:r>
        <w:proofErr w:type="spellEnd"/>
      </w:hyperlink>
    </w:p>
    <w:p w:rsidR="00A446D7" w:rsidRDefault="00287904">
      <w:pPr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Keresés receptekben (recept név, ár, típus, hozzávaló) alapján (GET): </w:t>
      </w:r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/</w:t>
      </w:r>
      <w:proofErr w:type="spellStart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meal</w:t>
      </w:r>
      <w:proofErr w:type="spellEnd"/>
      <w:proofErr w:type="gramStart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?</w:t>
      </w:r>
      <w:proofErr w:type="spellStart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search</w:t>
      </w:r>
      <w:proofErr w:type="spellEnd"/>
      <w:proofErr w:type="gramEnd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={</w:t>
      </w:r>
      <w:proofErr w:type="spellStart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example</w:t>
      </w:r>
      <w:proofErr w:type="spellEnd"/>
      <w: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Összes étel típus (GET): </w:t>
      </w:r>
      <w:hyperlink r:id="rId28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mealtype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all</w:t>
        </w:r>
        <w:proofErr w:type="spellEnd"/>
      </w:hyperlink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Összes hozzávaló mértékegysége (GET): </w:t>
      </w:r>
      <w:hyperlink r:id="rId29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measure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all</w:t>
        </w:r>
        <w:proofErr w:type="spellEnd"/>
      </w:hyperlink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pStyle w:val="Cmsor3"/>
        <w:rPr>
          <w:rFonts w:ascii="Times New Roman" w:eastAsia="Times New Roman" w:hAnsi="Times New Roman" w:cs="Times New Roman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</w:rPr>
        <w:t>Privát végpontok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privát végpontokat csak regisztrált és hitelesített felhasználók érhetik el. Lekéréshez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HEAD-ben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meg kell adni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Authorization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Bearer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accessToken-t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Alap url: </w:t>
      </w:r>
      <w:hyperlink r:id="rId3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http://localhost:5250/api</w:t>
        </w:r>
      </w:hyperlink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Felhasználó profil (GET):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Adatmódosítás (PUT):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modify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paraméterek külön-külön is frissíthetőek.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"email":"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példaEmai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példaPassword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Felhasználó törlése (DELETE):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Felhasználó kijelentkezés (POST):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logout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Recept létrehozása (POST)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  /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/add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"példa", (szükséges)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preperationTime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"00:00:00",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10000,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"példa",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"példa",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0, (0-public, 1-private)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mealTypeId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ingredients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ingredientName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"példa",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unitOfMeassuredId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Recept frissítése (PUT):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modify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Recept törlése (DELETE):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receptId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Hozzávaló felvitele (POST):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ingredient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/add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Hozzávaló frissítése (PUT):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ingred</w:t>
      </w:r>
      <w:r>
        <w:rPr>
          <w:rFonts w:ascii="Times New Roman" w:eastAsia="Times New Roman" w:hAnsi="Times New Roman" w:cs="Times New Roman"/>
          <w:sz w:val="24"/>
          <w:szCs w:val="24"/>
        </w:rPr>
        <w:t>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modify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Hozzávaló törlése (DELETE):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ingredient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Recept kedvencekhez adása (GET):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/add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  <w:highlight w:val="red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</w:rPr>
        <w:t>Példa: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Recept törlése a kedvencek közül (DELETE):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</w:p>
    <w:p w:rsidR="00A446D7" w:rsidRDefault="00A446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A446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A446D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A446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446D7" w:rsidRDefault="00A446D7"/>
    <w:p w:rsidR="00A446D7" w:rsidRDefault="00287904">
      <w:pPr>
        <w:pStyle w:val="Cmsor2"/>
        <w:keepLines w:val="0"/>
        <w:pageBreakBefore/>
        <w:rPr>
          <w:rFonts w:ascii="Times New Roman" w:eastAsia="Times New Roman" w:hAnsi="Times New Roman" w:cs="Times New Roman"/>
        </w:rPr>
      </w:pPr>
      <w:bookmarkStart w:id="10" w:name="_heading=h.17dp8vu" w:colFirst="0" w:colLast="0"/>
      <w:bookmarkEnd w:id="10"/>
      <w:r>
        <w:rPr>
          <w:rFonts w:ascii="Times New Roman" w:eastAsia="Times New Roman" w:hAnsi="Times New Roman" w:cs="Times New Roman"/>
        </w:rPr>
        <w:lastRenderedPageBreak/>
        <w:t>Asztali alkalmazás felhasználói útmutató:</w:t>
      </w:r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Az asztali alkalmazás funkciói</w:t>
      </w:r>
    </w:p>
    <w:p w:rsidR="00A446D7" w:rsidRDefault="00287904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Adminisztrátor </w:t>
      </w:r>
      <w:proofErr w:type="spellStart"/>
      <w:r>
        <w:rPr>
          <w:rFonts w:ascii="Times New Roman" w:eastAsia="Times New Roman" w:hAnsi="Times New Roman" w:cs="Times New Roman"/>
          <w:b/>
        </w:rPr>
        <w:t>Interface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Bejelentkezés az alkalmazásba.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Új alapanyag hozzáadása az adatbázishoz.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Felhasználók kezelése 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Szerepkörök kiosztása</w:t>
      </w:r>
    </w:p>
    <w:p w:rsidR="00A446D7" w:rsidRDefault="00287904">
      <w:r>
        <w:t xml:space="preserve">Az alkalmazás indításakor megjelenik a bejelentkezés. Az alkalmazás csak az </w:t>
      </w:r>
      <w:proofErr w:type="spellStart"/>
      <w:r>
        <w:t>admin</w:t>
      </w:r>
      <w:proofErr w:type="spellEnd"/>
      <w:r>
        <w:t xml:space="preserve"> </w:t>
      </w:r>
      <w:r>
        <w:t xml:space="preserve">szerepkör esetében </w:t>
      </w:r>
      <w:proofErr w:type="spellStart"/>
      <w:r>
        <w:t>használható.</w:t>
      </w:r>
      <w:proofErr w:type="gramStart"/>
      <w:r>
        <w:t>A</w:t>
      </w:r>
      <w:proofErr w:type="spellEnd"/>
      <w:proofErr w:type="gramEnd"/>
      <w:r>
        <w:t xml:space="preserve"> mezőket értelemszerűen kell kitölteni utána a belépés gombbal tudunk bejelentkezni.</w:t>
      </w:r>
      <w:r>
        <w:rPr>
          <w:noProof/>
        </w:rPr>
        <w:drawing>
          <wp:anchor distT="57150" distB="57150" distL="57150" distR="57150" simplePos="0" relativeHeight="251658240" behindDoc="0" locked="0" layoutInCell="1" allowOverlap="1">
            <wp:simplePos x="0" y="0"/>
            <wp:positionH relativeFrom="column">
              <wp:posOffset>-123824</wp:posOffset>
            </wp:positionH>
            <wp:positionV relativeFrom="paragraph">
              <wp:posOffset>67279</wp:posOffset>
            </wp:positionV>
            <wp:extent cx="2784834" cy="2066732"/>
            <wp:effectExtent l="0" t="0" r="0" b="0"/>
            <wp:wrapSquare wrapText="bothSides" distT="57150" distB="57150" distL="57150" distR="5715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834" cy="206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287904">
      <w:r>
        <w:t xml:space="preserve">A menügombok bejelentkezés után lesznek </w:t>
      </w:r>
      <w:proofErr w:type="gramStart"/>
      <w:r>
        <w:t>aktívak ,így</w:t>
      </w:r>
      <w:proofErr w:type="gramEnd"/>
      <w:r>
        <w:t xml:space="preserve"> amíg nem lépünk be nem lehet használni a felületet.</w:t>
      </w:r>
    </w:p>
    <w:p w:rsidR="00A446D7" w:rsidRDefault="00287904">
      <w:r>
        <w:t>A tálca alatt megtalálható vonalr</w:t>
      </w:r>
      <w:r>
        <w:t xml:space="preserve">a kattintva és a gombon tartva az ujjunk a menü tálca bármikor tetszés szerint felhúzható és lehúzható annak </w:t>
      </w:r>
      <w:proofErr w:type="gramStart"/>
      <w:r>
        <w:t>érdekében</w:t>
      </w:r>
      <w:proofErr w:type="gramEnd"/>
      <w:r>
        <w:t xml:space="preserve"> hogy több adatot láthassunk egyszerre.</w:t>
      </w:r>
      <w:r>
        <w:rPr>
          <w:noProof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847725</wp:posOffset>
            </wp:positionV>
            <wp:extent cx="2876550" cy="2004657"/>
            <wp:effectExtent l="0" t="0" r="0" b="0"/>
            <wp:wrapSquare wrapText="bothSides" distT="114300" distB="114300" distL="114300" distR="1143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287904">
      <w:r>
        <w:t xml:space="preserve">Belépést </w:t>
      </w:r>
      <w:proofErr w:type="gramStart"/>
      <w:r>
        <w:t>követően</w:t>
      </w:r>
      <w:proofErr w:type="gramEnd"/>
      <w:r>
        <w:t xml:space="preserve"> ha átmegyünk egy másik oldalra megjelenik egy számláló a menü tálcán ami a </w:t>
      </w:r>
      <w:proofErr w:type="spellStart"/>
      <w:r>
        <w:t>toke</w:t>
      </w:r>
      <w:r>
        <w:t>n</w:t>
      </w:r>
      <w:proofErr w:type="spellEnd"/>
      <w:r>
        <w:t xml:space="preserve"> lejárati idejét mutatja . Amennyiben 5 perc alá ér a  számláló a program rákérdez hogy kívánja-e folytatni a műveleteket az idő lejáratán túl , ha igen akkor frissíti a </w:t>
      </w:r>
      <w:proofErr w:type="spellStart"/>
      <w:r>
        <w:t>tokent</w:t>
      </w:r>
      <w:proofErr w:type="spellEnd"/>
      <w:r>
        <w:t xml:space="preserve"> és az idő újra indul. Ha nem akkor miután </w:t>
      </w:r>
      <w:proofErr w:type="gramStart"/>
      <w:r>
        <w:t>letelik</w:t>
      </w:r>
      <w:proofErr w:type="gramEnd"/>
      <w:r>
        <w:t xml:space="preserve"> az idő a program kijelentkez</w:t>
      </w:r>
      <w:r>
        <w:t xml:space="preserve">teti. </w:t>
      </w:r>
    </w:p>
    <w:p w:rsidR="00A446D7" w:rsidRDefault="00A446D7"/>
    <w:p w:rsidR="00A446D7" w:rsidRDefault="00A446D7"/>
    <w:p w:rsidR="00A446D7" w:rsidRDefault="00287904">
      <w:r>
        <w:t xml:space="preserve">A menü tálcán három lehetőség közül </w:t>
      </w:r>
      <w:proofErr w:type="gramStart"/>
      <w:r>
        <w:t>választhatunk :</w:t>
      </w:r>
      <w:proofErr w:type="gramEnd"/>
    </w:p>
    <w:p w:rsidR="00A446D7" w:rsidRDefault="00287904">
      <w:r>
        <w:t xml:space="preserve">1.Ételek : Mely menüpontban a létező publikus recepteket tekinthetjük meg , ha szükséges módosíthatjuk őket , új hozzá valót adhatunk hozzá vagy szükség esetén törölhetjük a </w:t>
      </w:r>
      <w:proofErr w:type="gramStart"/>
      <w:r>
        <w:t>receptet</w:t>
      </w:r>
      <w:proofErr w:type="gramEnd"/>
      <w:r>
        <w:t xml:space="preserve"> ha nem felel</w:t>
      </w:r>
      <w:r>
        <w:t xml:space="preserve"> meg a jövőbeni általános  követelményeknek. Az </w:t>
      </w:r>
      <w:proofErr w:type="spellStart"/>
      <w:r>
        <w:t>admin</w:t>
      </w:r>
      <w:proofErr w:type="spellEnd"/>
      <w:r>
        <w:t xml:space="preserve"> tesztelheti hogy minden rendben működik </w:t>
      </w:r>
      <w:proofErr w:type="gramStart"/>
      <w:r>
        <w:t>e</w:t>
      </w:r>
      <w:proofErr w:type="gramEnd"/>
      <w:r>
        <w:t xml:space="preserve"> a programmal úgy hogy ő is létrehozhat új receptet. A felhasználó nem tud létrehozni új étel típust vagy </w:t>
      </w:r>
      <w:proofErr w:type="gramStart"/>
      <w:r>
        <w:t>mértékegységet</w:t>
      </w:r>
      <w:proofErr w:type="gramEnd"/>
      <w:r>
        <w:t xml:space="preserve"> ezt csak az </w:t>
      </w:r>
      <w:proofErr w:type="spellStart"/>
      <w:r>
        <w:t>admin</w:t>
      </w:r>
      <w:proofErr w:type="spellEnd"/>
      <w:r>
        <w:t xml:space="preserve"> teheti meg ezen a </w:t>
      </w:r>
      <w:proofErr w:type="spellStart"/>
      <w:r>
        <w:t>felü</w:t>
      </w:r>
      <w:r>
        <w:t>leten.Részletesebben</w:t>
      </w:r>
      <w:proofErr w:type="spellEnd"/>
      <w:r>
        <w:t xml:space="preserve"> az alábbiakban olvashat. </w:t>
      </w:r>
    </w:p>
    <w:p w:rsidR="00A446D7" w:rsidRDefault="00287904">
      <w:r>
        <w:lastRenderedPageBreak/>
        <w:t>2.</w:t>
      </w:r>
      <w:proofErr w:type="gramStart"/>
      <w:r>
        <w:t>Felhasználók :</w:t>
      </w:r>
      <w:proofErr w:type="gramEnd"/>
      <w:r>
        <w:t xml:space="preserve"> Ezen a felületen  jelenlegi felhasználókat és </w:t>
      </w:r>
      <w:proofErr w:type="spellStart"/>
      <w:r>
        <w:t>Adminokat</w:t>
      </w:r>
      <w:proofErr w:type="spellEnd"/>
      <w:r>
        <w:t xml:space="preserve"> láthatjuk. A felhasználókat szükség szerint módosíthatjuk vagy törölhetjük is. viszont az </w:t>
      </w:r>
      <w:proofErr w:type="spellStart"/>
      <w:r>
        <w:t>adminokat</w:t>
      </w:r>
      <w:proofErr w:type="spellEnd"/>
      <w:r>
        <w:t xml:space="preserve"> csak </w:t>
      </w:r>
      <w:proofErr w:type="gramStart"/>
      <w:r>
        <w:t>megtekinthetjük  módosításra</w:t>
      </w:r>
      <w:proofErr w:type="gramEnd"/>
      <w:r>
        <w:t xml:space="preserve"> ni</w:t>
      </w:r>
      <w:r>
        <w:t>ncs lehetőség. Részletesebben az alábbiakban olvashat.</w:t>
      </w:r>
    </w:p>
    <w:p w:rsidR="00A446D7" w:rsidRDefault="00287904">
      <w:r>
        <w:t xml:space="preserve">3. </w:t>
      </w:r>
      <w:proofErr w:type="gramStart"/>
      <w:r>
        <w:t>Kijelentkezés :</w:t>
      </w:r>
      <w:proofErr w:type="gramEnd"/>
      <w:r>
        <w:t xml:space="preserve"> Értelemszerűen itt jelentkezhetünk ki a programból a Kilépés gombra kattintva.</w:t>
      </w:r>
    </w:p>
    <w:p w:rsidR="00A446D7" w:rsidRDefault="00A446D7"/>
    <w:p w:rsidR="00A446D7" w:rsidRDefault="0028790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1.Ételek </w:t>
      </w:r>
      <w:r>
        <w:rPr>
          <w:noProof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338143</wp:posOffset>
            </wp:positionV>
            <wp:extent cx="3459317" cy="2510149"/>
            <wp:effectExtent l="0" t="0" r="0" b="0"/>
            <wp:wrapSquare wrapText="bothSides" distT="114300" distB="11430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317" cy="2510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287904">
      <w:r>
        <w:t xml:space="preserve">A táblázatban találhatóak meg az ételek alapvető tulajdonságai. A különböző tulajdonságokra kattintva rendezhetjük növekvő-csökkenő sorrendben a recepteket vagy éppen abc sorrend </w:t>
      </w:r>
      <w:proofErr w:type="gramStart"/>
      <w:r>
        <w:t>szerint</w:t>
      </w:r>
      <w:proofErr w:type="gramEnd"/>
      <w:r>
        <w:t xml:space="preserve"> ha karakterről beszélünk. A táblázat felett megtalálható sorban a bal</w:t>
      </w:r>
      <w:r>
        <w:t xml:space="preserve"> oldalt </w:t>
      </w:r>
      <w:proofErr w:type="gramStart"/>
      <w:r>
        <w:t>láthatjuk</w:t>
      </w:r>
      <w:proofErr w:type="gramEnd"/>
      <w:r>
        <w:t xml:space="preserve"> hogy összesen hány recept van és a legördülő menüben beállíthatjuk hány receptet szeretnénk látni egyszerre . A jobb oldalt kereshetünk a receptek között név szerint.</w:t>
      </w:r>
    </w:p>
    <w:p w:rsidR="00A446D7" w:rsidRDefault="00287904">
      <w:r>
        <w:t>Az táblázat alatt megtalálható sorban alapozhatunk a táblázatban amenny</w:t>
      </w:r>
      <w:r>
        <w:t xml:space="preserve">iben van még fennmaradó </w:t>
      </w:r>
      <w:proofErr w:type="gramStart"/>
      <w:r>
        <w:t>recept</w:t>
      </w:r>
      <w:proofErr w:type="gramEnd"/>
      <w:r>
        <w:t xml:space="preserve"> ami nem fért rá egy oldalra.</w:t>
      </w:r>
    </w:p>
    <w:p w:rsidR="00A446D7" w:rsidRDefault="00287904">
      <w:r>
        <w:t xml:space="preserve">Amennyiben módosítani </w:t>
      </w:r>
      <w:proofErr w:type="gramStart"/>
      <w:r>
        <w:t>szeretnénk</w:t>
      </w:r>
      <w:proofErr w:type="gramEnd"/>
      <w:r>
        <w:t xml:space="preserve"> meglévő receptet rá kell kattintani a módosítani kívánt receptre és a táblázat felett megtalálható Recept Részletei gombra kattintva megjelennek a recept részletei</w:t>
      </w:r>
      <w:r>
        <w:t>.</w:t>
      </w:r>
    </w:p>
    <w:p w:rsidR="00A446D7" w:rsidRDefault="00287904">
      <w:r>
        <w:rPr>
          <w:noProof/>
        </w:rPr>
        <w:drawing>
          <wp:inline distT="114300" distB="114300" distL="114300" distR="114300">
            <wp:extent cx="5133975" cy="1883611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83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r>
        <w:t xml:space="preserve">A jobb oldalt </w:t>
      </w:r>
      <w:proofErr w:type="gramStart"/>
      <w:r>
        <w:t>megtalálható</w:t>
      </w:r>
      <w:proofErr w:type="gramEnd"/>
      <w:r>
        <w:t xml:space="preserve"> Új gomb megnyomásával új receptet lehet létrehozni. A mentés gombbal meglévő receptet tudunk módosítani. A Törlés gombbal meglévő receptet tudunk törölni. </w:t>
      </w:r>
    </w:p>
    <w:p w:rsidR="00A446D7" w:rsidRDefault="00287904">
      <w:r>
        <w:t xml:space="preserve">Módosítás során különböző </w:t>
      </w:r>
      <w:proofErr w:type="spellStart"/>
      <w:r>
        <w:t>validálások-on</w:t>
      </w:r>
      <w:proofErr w:type="spellEnd"/>
      <w:r>
        <w:t xml:space="preserve"> megy végig a </w:t>
      </w:r>
      <w:proofErr w:type="gramStart"/>
      <w:r>
        <w:t>program</w:t>
      </w:r>
      <w:proofErr w:type="gramEnd"/>
      <w:r>
        <w:t xml:space="preserve"> így ha </w:t>
      </w:r>
      <w:r>
        <w:t>módosítunk valamin annak meg kell felelni az előírásoknak:</w:t>
      </w:r>
    </w:p>
    <w:p w:rsidR="00A446D7" w:rsidRDefault="00287904">
      <w:pPr>
        <w:spacing w:line="240" w:lineRule="auto"/>
      </w:pPr>
      <w:r>
        <w:t>Név: Maximum 30 karakter lehet.</w:t>
      </w:r>
    </w:p>
    <w:p w:rsidR="00A446D7" w:rsidRDefault="00287904">
      <w:pPr>
        <w:spacing w:line="240" w:lineRule="auto"/>
      </w:pPr>
      <w:proofErr w:type="gramStart"/>
      <w:r>
        <w:t>Ár :</w:t>
      </w:r>
      <w:proofErr w:type="gramEnd"/>
      <w:r>
        <w:t xml:space="preserve"> Nullánál nagyobb pozitív egész szám.</w:t>
      </w:r>
    </w:p>
    <w:p w:rsidR="00A446D7" w:rsidRDefault="00287904">
      <w:pPr>
        <w:spacing w:line="240" w:lineRule="auto"/>
      </w:pPr>
      <w:r>
        <w:t>Elkészítési idő: Helyes formátuma 00:00:00 (Óra</w:t>
      </w:r>
      <w:proofErr w:type="gramStart"/>
      <w:r>
        <w:t>:Perc</w:t>
      </w:r>
      <w:proofErr w:type="gramEnd"/>
      <w:r>
        <w:t>:Másodperc)</w:t>
      </w:r>
    </w:p>
    <w:p w:rsidR="00A446D7" w:rsidRDefault="00287904">
      <w:pPr>
        <w:spacing w:line="240" w:lineRule="auto"/>
      </w:pPr>
      <w:proofErr w:type="gramStart"/>
      <w:r>
        <w:lastRenderedPageBreak/>
        <w:t>Mennyiség :Nullánál</w:t>
      </w:r>
      <w:proofErr w:type="gramEnd"/>
      <w:r>
        <w:t xml:space="preserve"> nagyobb pozitív egész szám.</w:t>
      </w:r>
    </w:p>
    <w:p w:rsidR="00A446D7" w:rsidRDefault="00287904">
      <w:r>
        <w:t xml:space="preserve">Amennyiben valamelyik adat nem felel meg akkor a jobb oldalt látható </w:t>
      </w:r>
      <w:proofErr w:type="spellStart"/>
      <w:proofErr w:type="gramStart"/>
      <w:r>
        <w:t>Mentés-Új</w:t>
      </w:r>
      <w:proofErr w:type="spellEnd"/>
      <w:r>
        <w:t xml:space="preserve">  gomb</w:t>
      </w:r>
      <w:proofErr w:type="gramEnd"/>
      <w:r>
        <w:t xml:space="preserve"> inaktívvá válik.</w:t>
      </w:r>
    </w:p>
    <w:p w:rsidR="00A446D7" w:rsidRDefault="00287904">
      <w:r>
        <w:rPr>
          <w:noProof/>
        </w:rPr>
        <w:drawing>
          <wp:inline distT="114300" distB="114300" distL="114300" distR="114300">
            <wp:extent cx="5760410" cy="1219200"/>
            <wp:effectExtent l="0" t="0" r="0" b="0"/>
            <wp:docPr id="3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r>
        <w:t>Minden mezőt értelemszerűen kell kitölteni.</w:t>
      </w:r>
    </w:p>
    <w:p w:rsidR="00A446D7" w:rsidRDefault="00287904">
      <w:r>
        <w:t>Név=</w:t>
      </w:r>
      <w:proofErr w:type="gramStart"/>
      <w:r>
        <w:t>&gt;Az</w:t>
      </w:r>
      <w:proofErr w:type="gramEnd"/>
      <w:r>
        <w:t xml:space="preserve"> étel Megnevezése,</w:t>
      </w:r>
    </w:p>
    <w:p w:rsidR="00A446D7" w:rsidRDefault="00287904">
      <w:r>
        <w:t>Ár=</w:t>
      </w:r>
      <w:proofErr w:type="gramStart"/>
      <w:r>
        <w:t>&gt;Az</w:t>
      </w:r>
      <w:proofErr w:type="gramEnd"/>
      <w:r>
        <w:t xml:space="preserve"> étel anyagára,</w:t>
      </w:r>
    </w:p>
    <w:p w:rsidR="00A446D7" w:rsidRDefault="00287904">
      <w:r>
        <w:t xml:space="preserve">Ételtípus=&gt; Az ételnek a </w:t>
      </w:r>
      <w:proofErr w:type="gramStart"/>
      <w:r>
        <w:t>típusa ,</w:t>
      </w:r>
      <w:proofErr w:type="gramEnd"/>
      <w:r>
        <w:t xml:space="preserve"> a legördülő menüből kell k</w:t>
      </w:r>
      <w:r>
        <w:t>iválasztani a megfelelőt.</w:t>
      </w:r>
    </w:p>
    <w:p w:rsidR="00A446D7" w:rsidRDefault="00287904">
      <w:r>
        <w:t>Elkészítési idő=&gt; Az étel elkészítésének az ideje.</w:t>
      </w:r>
    </w:p>
    <w:p w:rsidR="00A446D7" w:rsidRDefault="00287904">
      <w:r>
        <w:t xml:space="preserve">Leírás=&gt; </w:t>
      </w:r>
      <w:proofErr w:type="gramStart"/>
      <w:r>
        <w:t>A</w:t>
      </w:r>
      <w:proofErr w:type="gramEnd"/>
      <w:r>
        <w:t xml:space="preserve"> recept leírása. </w:t>
      </w:r>
    </w:p>
    <w:p w:rsidR="00A446D7" w:rsidRDefault="00287904">
      <w:r>
        <w:t xml:space="preserve">Ha új hozzávalót szeretnénk hozzáadni egy létező vagy új </w:t>
      </w:r>
      <w:proofErr w:type="gramStart"/>
      <w:r>
        <w:t>recepthez</w:t>
      </w:r>
      <w:proofErr w:type="gramEnd"/>
      <w:r>
        <w:t xml:space="preserve"> akkor a bal oldalt található Új hozzávaló gombra kattintva megadhatjuk az új hozzáva</w:t>
      </w:r>
      <w:r>
        <w:t xml:space="preserve">ló adatait. </w:t>
      </w:r>
    </w:p>
    <w:p w:rsidR="00A446D7" w:rsidRDefault="00287904">
      <w:r>
        <w:t xml:space="preserve">Mennyiség=&gt; </w:t>
      </w:r>
      <w:proofErr w:type="gramStart"/>
      <w:r>
        <w:t>A</w:t>
      </w:r>
      <w:proofErr w:type="gramEnd"/>
      <w:r>
        <w:t xml:space="preserve"> hozzávaló mértékegységének szükséges mennyisége.</w:t>
      </w:r>
    </w:p>
    <w:p w:rsidR="00A446D7" w:rsidRDefault="00287904">
      <w:r>
        <w:t>Mértékegység=&gt;</w:t>
      </w:r>
      <w:proofErr w:type="gramStart"/>
      <w:r>
        <w:t>A</w:t>
      </w:r>
      <w:proofErr w:type="gramEnd"/>
      <w:r>
        <w:t xml:space="preserve"> hozzávaló mennyiségének a mértékegysége.</w:t>
      </w:r>
    </w:p>
    <w:p w:rsidR="00A446D7" w:rsidRDefault="00287904">
      <w:r>
        <w:t>Hozzávaló név=&gt;</w:t>
      </w:r>
      <w:proofErr w:type="gramStart"/>
      <w:r>
        <w:t>A</w:t>
      </w:r>
      <w:proofErr w:type="gramEnd"/>
      <w:r>
        <w:t xml:space="preserve"> hozzávaló neve.</w:t>
      </w:r>
    </w:p>
    <w:p w:rsidR="00A446D7" w:rsidRDefault="00287904">
      <w:r>
        <w:t xml:space="preserve">Ha megadtunk </w:t>
      </w:r>
      <w:proofErr w:type="gramStart"/>
      <w:r>
        <w:t>mindent</w:t>
      </w:r>
      <w:proofErr w:type="gramEnd"/>
      <w:r>
        <w:t xml:space="preserve"> akkor a hozzáadás gombra kattintva hozzáadjuk a hozzávalót és felvihe</w:t>
      </w:r>
      <w:r>
        <w:t xml:space="preserve">tünk </w:t>
      </w:r>
      <w:proofErr w:type="spellStart"/>
      <w:r>
        <w:t>ujjabbat</w:t>
      </w:r>
      <w:proofErr w:type="spellEnd"/>
      <w:r>
        <w:t xml:space="preserve"> vagy törölhetünk meglévőt az eltávolítás gombbal. </w:t>
      </w:r>
    </w:p>
    <w:p w:rsidR="00A446D7" w:rsidRDefault="00287904">
      <w:r>
        <w:t xml:space="preserve">Fontos ,hogy a recept és az összes hozzávaló csak azután </w:t>
      </w:r>
      <w:proofErr w:type="gramStart"/>
      <w:r>
        <w:t>marad</w:t>
      </w:r>
      <w:proofErr w:type="gramEnd"/>
      <w:r>
        <w:t xml:space="preserve"> meg hogy a jobb oldalt található mentés gombra kattintunk.   </w:t>
      </w:r>
    </w:p>
    <w:p w:rsidR="00A446D7" w:rsidRDefault="00A446D7"/>
    <w:p w:rsidR="00A446D7" w:rsidRDefault="00287904">
      <w:r>
        <w:t>A recept részletei felett megtalálható lenyíló fülre kattintva vihetünk fel</w:t>
      </w:r>
      <w:proofErr w:type="gramStart"/>
      <w:r>
        <w:t>,módosíthatunk</w:t>
      </w:r>
      <w:proofErr w:type="gramEnd"/>
      <w:r>
        <w:t xml:space="preserve"> ,illetve törölhetünk mértékegységet és ételtípust. </w:t>
      </w:r>
    </w:p>
    <w:p w:rsidR="00A446D7" w:rsidRDefault="00287904">
      <w:r>
        <w:rPr>
          <w:noProof/>
        </w:rPr>
        <w:drawing>
          <wp:inline distT="114300" distB="114300" distL="114300" distR="114300">
            <wp:extent cx="5760410" cy="990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r>
        <w:t xml:space="preserve">Ha újat akarunk </w:t>
      </w:r>
      <w:proofErr w:type="gramStart"/>
      <w:r>
        <w:t>létrehozni</w:t>
      </w:r>
      <w:proofErr w:type="gramEnd"/>
      <w:r>
        <w:t xml:space="preserve"> akkor bal oldalról haladva az második mezőbe kell beírni az új adatot és mellette a b</w:t>
      </w:r>
      <w:r>
        <w:t xml:space="preserve">al oldalt megtalálható gombra (Új mértékegység/új ételtípus) kattintva megtehetjük azt. </w:t>
      </w:r>
    </w:p>
    <w:p w:rsidR="00A446D7" w:rsidRDefault="00287904">
      <w:r>
        <w:t xml:space="preserve">Amennyiben meglévőt szeretnénk módosítani vagy törölni akkor a harmadik oszlopban megtalálható legördülő menüben kiválaszthatjuk az adatot , a negyedik mezőbe </w:t>
      </w:r>
      <w:proofErr w:type="gramStart"/>
      <w:r>
        <w:t>beírhatj</w:t>
      </w:r>
      <w:r>
        <w:t>uk</w:t>
      </w:r>
      <w:proofErr w:type="gramEnd"/>
      <w:r>
        <w:t xml:space="preserve"> mire szeretnénk </w:t>
      </w:r>
      <w:r>
        <w:lastRenderedPageBreak/>
        <w:t>módosítani és utána a jobb oldalt mellette lévő változtatás gombra kattintva menthetjük vagy tovább ugorva egyet a törlés gombra kattintva törölhetjük azt .</w:t>
      </w:r>
    </w:p>
    <w:p w:rsidR="00A446D7" w:rsidRDefault="00287904">
      <w:r>
        <w:t xml:space="preserve">Amennyiben sikerrel </w:t>
      </w:r>
      <w:proofErr w:type="spellStart"/>
      <w:r>
        <w:t>kapcsolodott</w:t>
      </w:r>
      <w:proofErr w:type="spellEnd"/>
      <w:r>
        <w:t xml:space="preserve"> az adatbázishoz és módosított vagy felvitt </w:t>
      </w:r>
      <w:proofErr w:type="gramStart"/>
      <w:r>
        <w:t>adat</w:t>
      </w:r>
      <w:r>
        <w:t>ot</w:t>
      </w:r>
      <w:proofErr w:type="gramEnd"/>
      <w:r>
        <w:t xml:space="preserve"> ha sikerrel ha nem egy felugró ablakban látni fogja az eredményét.</w:t>
      </w:r>
      <w:r>
        <w:rPr>
          <w:noProof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571500</wp:posOffset>
            </wp:positionV>
            <wp:extent cx="2181543" cy="1165142"/>
            <wp:effectExtent l="0" t="0" r="0" b="0"/>
            <wp:wrapSquare wrapText="bothSides" distT="114300" distB="114300" distL="114300" distR="11430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543" cy="1165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287904">
      <w:r>
        <w:rPr>
          <w:noProof/>
        </w:rPr>
        <w:drawing>
          <wp:inline distT="114300" distB="114300" distL="114300" distR="114300">
            <wp:extent cx="1962467" cy="1297224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467" cy="1297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A446D7"/>
    <w:p w:rsidR="00A446D7" w:rsidRDefault="0028790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2.Felhasználók </w:t>
      </w:r>
      <w:r>
        <w:rPr>
          <w:noProof/>
        </w:rPr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338143</wp:posOffset>
            </wp:positionV>
            <wp:extent cx="3886517" cy="2506522"/>
            <wp:effectExtent l="0" t="0" r="0" b="0"/>
            <wp:wrapSquare wrapText="bothSides" distT="114300" distB="114300" distL="114300" distR="11430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517" cy="2506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>
      <w:pPr>
        <w:jc w:val="center"/>
        <w:rPr>
          <w:b/>
          <w:sz w:val="26"/>
          <w:szCs w:val="26"/>
        </w:rPr>
      </w:pPr>
    </w:p>
    <w:p w:rsidR="00A446D7" w:rsidRDefault="00287904">
      <w:r>
        <w:t>Az itt megtalálható táblázatban találhatóak meg a felhasználók.</w:t>
      </w:r>
    </w:p>
    <w:p w:rsidR="00A446D7" w:rsidRDefault="00287904">
      <w:r>
        <w:t xml:space="preserve">Ez a megjelenítés megegyezik az ételek megjelenítésével így erről </w:t>
      </w:r>
      <w:proofErr w:type="gramStart"/>
      <w:r>
        <w:t>részletesebben  a</w:t>
      </w:r>
      <w:proofErr w:type="gramEnd"/>
      <w:r>
        <w:t xml:space="preserve"> fentiekben olvas</w:t>
      </w:r>
      <w:r>
        <w:t xml:space="preserve">hat. </w:t>
      </w:r>
    </w:p>
    <w:p w:rsidR="00A446D7" w:rsidRDefault="00287904">
      <w:r>
        <w:t xml:space="preserve">Keresésnél felhasználónév és Email cím alapján lehet szűrni </w:t>
      </w:r>
      <w:proofErr w:type="gramStart"/>
      <w:r>
        <w:t>és  sorba</w:t>
      </w:r>
      <w:proofErr w:type="gramEnd"/>
      <w:r>
        <w:t xml:space="preserve"> lehet őket rendezni a címkére kattintva. </w:t>
      </w:r>
    </w:p>
    <w:p w:rsidR="00A446D7" w:rsidRDefault="00A446D7"/>
    <w:p w:rsidR="00A446D7" w:rsidRDefault="00287904">
      <w:r>
        <w:t xml:space="preserve">A Felhasználó adatai legördülő menüsorra kattintva módosíthatunk vagy törölhetünk felhasználót amennyiben nem </w:t>
      </w:r>
      <w:proofErr w:type="spellStart"/>
      <w:r>
        <w:t>Admin</w:t>
      </w:r>
      <w:proofErr w:type="spellEnd"/>
      <w:r>
        <w:t xml:space="preserve"> szerepköre van.</w:t>
      </w:r>
    </w:p>
    <w:p w:rsidR="00A446D7" w:rsidRDefault="00287904">
      <w:r>
        <w:rPr>
          <w:noProof/>
        </w:rPr>
        <w:drawing>
          <wp:inline distT="114300" distB="114300" distL="114300" distR="114300">
            <wp:extent cx="5760410" cy="1295400"/>
            <wp:effectExtent l="0" t="0" r="0" b="0"/>
            <wp:docPr id="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46D7" w:rsidRDefault="00287904">
      <w:r>
        <w:t>A j</w:t>
      </w:r>
      <w:r>
        <w:t xml:space="preserve">obb oldalt </w:t>
      </w:r>
      <w:proofErr w:type="gramStart"/>
      <w:r>
        <w:t>megtalálható</w:t>
      </w:r>
      <w:proofErr w:type="gramEnd"/>
      <w:r>
        <w:t xml:space="preserve"> gombokkal lehet törölni vagy módosítás után menteni felhasználót.</w:t>
      </w:r>
    </w:p>
    <w:p w:rsidR="00A446D7" w:rsidRDefault="00287904">
      <w:r>
        <w:t>A felhasználónévnek és email címnek nem szabad megegyeznie meglévő felhasználóval.</w:t>
      </w:r>
    </w:p>
    <w:p w:rsidR="00A446D7" w:rsidRDefault="00A446D7"/>
    <w:p w:rsidR="00A446D7" w:rsidRDefault="00A446D7"/>
    <w:p w:rsidR="00A446D7" w:rsidRDefault="00A446D7"/>
    <w:p w:rsidR="00A446D7" w:rsidRDefault="00287904">
      <w:proofErr w:type="spellStart"/>
      <w:r>
        <w:t>Validálások</w:t>
      </w:r>
      <w:proofErr w:type="spellEnd"/>
      <w:r>
        <w:t xml:space="preserve"> a Felhasználó módosításhoz: </w:t>
      </w:r>
    </w:p>
    <w:p w:rsidR="00A446D7" w:rsidRDefault="00287904">
      <w:r>
        <w:t>Email: Tartalmaznia kell @</w:t>
      </w:r>
      <w:proofErr w:type="spellStart"/>
      <w:r>
        <w:t>-karaktert</w:t>
      </w:r>
      <w:proofErr w:type="spellEnd"/>
      <w:r>
        <w:t>, é</w:t>
      </w:r>
      <w:r>
        <w:t>s a mail-szót . Csak .</w:t>
      </w:r>
      <w:proofErr w:type="spellStart"/>
      <w:r>
        <w:t>com</w:t>
      </w:r>
      <w:proofErr w:type="spellEnd"/>
      <w:r>
        <w:t xml:space="preserve"> vagy .</w:t>
      </w:r>
      <w:proofErr w:type="gramStart"/>
      <w:r>
        <w:t>hu</w:t>
      </w:r>
      <w:proofErr w:type="gramEnd"/>
      <w:r>
        <w:t xml:space="preserve"> az elfogadott.</w:t>
      </w:r>
    </w:p>
    <w:p w:rsidR="00A446D7" w:rsidRDefault="00287904">
      <w:r>
        <w:t>Szerepkör: A megengedett szerepkörök:1</w:t>
      </w:r>
      <w:proofErr w:type="gramStart"/>
      <w:r>
        <w:t>.Admin</w:t>
      </w:r>
      <w:proofErr w:type="gramEnd"/>
      <w:r>
        <w:t>, 2.Editor, 3.User.</w:t>
      </w:r>
    </w:p>
    <w:p w:rsidR="00A446D7" w:rsidRDefault="00A446D7"/>
    <w:p w:rsidR="00A446D7" w:rsidRDefault="00287904">
      <w:r>
        <w:t xml:space="preserve">Amennyiben sikerrel </w:t>
      </w:r>
      <w:proofErr w:type="spellStart"/>
      <w:r>
        <w:t>kapcsolodott</w:t>
      </w:r>
      <w:proofErr w:type="spellEnd"/>
      <w:r>
        <w:t xml:space="preserve"> az adatbázishoz és módosított vagy felvitt </w:t>
      </w:r>
      <w:proofErr w:type="gramStart"/>
      <w:r>
        <w:t>adatot</w:t>
      </w:r>
      <w:proofErr w:type="gramEnd"/>
      <w:r>
        <w:t xml:space="preserve"> ha sikerrel ha nem egy felugró ablakban látni fogja az ere</w:t>
      </w:r>
      <w:r>
        <w:t>dményét.</w:t>
      </w:r>
      <w:r>
        <w:rPr>
          <w:noProof/>
        </w:rPr>
        <w:drawing>
          <wp:anchor distT="114300" distB="11430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2381250" cy="1149920"/>
            <wp:effectExtent l="0" t="0" r="0" b="0"/>
            <wp:wrapSquare wrapText="bothSides" distT="114300" distB="114300" distL="114300" distR="11430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49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495300</wp:posOffset>
            </wp:positionV>
            <wp:extent cx="2381250" cy="1152525"/>
            <wp:effectExtent l="0" t="0" r="0" b="0"/>
            <wp:wrapSquare wrapText="bothSides" distT="114300" distB="114300" distL="114300" distR="114300"/>
            <wp:docPr id="4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A446D7">
      <w:pPr>
        <w:jc w:val="center"/>
        <w:rPr>
          <w:b/>
          <w:sz w:val="26"/>
          <w:szCs w:val="26"/>
        </w:rPr>
      </w:pPr>
    </w:p>
    <w:p w:rsidR="00A446D7" w:rsidRDefault="00A446D7">
      <w:pPr>
        <w:jc w:val="center"/>
        <w:rPr>
          <w:b/>
          <w:sz w:val="26"/>
          <w:szCs w:val="26"/>
        </w:rPr>
      </w:pPr>
    </w:p>
    <w:p w:rsidR="00A446D7" w:rsidRDefault="00A446D7">
      <w:pPr>
        <w:jc w:val="center"/>
        <w:rPr>
          <w:b/>
          <w:sz w:val="26"/>
          <w:szCs w:val="26"/>
        </w:rPr>
      </w:pPr>
    </w:p>
    <w:p w:rsidR="00A446D7" w:rsidRDefault="00A446D7">
      <w:pPr>
        <w:rPr>
          <w:b/>
          <w:sz w:val="26"/>
          <w:szCs w:val="26"/>
        </w:rPr>
      </w:pPr>
    </w:p>
    <w:p w:rsidR="00A446D7" w:rsidRDefault="00A446D7">
      <w:pPr>
        <w:rPr>
          <w:b/>
          <w:sz w:val="26"/>
          <w:szCs w:val="26"/>
        </w:rPr>
      </w:pPr>
    </w:p>
    <w:p w:rsidR="00A446D7" w:rsidRDefault="00A446D7">
      <w:pPr>
        <w:rPr>
          <w:b/>
          <w:sz w:val="26"/>
          <w:szCs w:val="26"/>
        </w:rPr>
      </w:pPr>
    </w:p>
    <w:p w:rsidR="00A446D7" w:rsidRDefault="0028790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3.Kijelentkezés </w:t>
      </w:r>
    </w:p>
    <w:p w:rsidR="00A446D7" w:rsidRDefault="00287904">
      <w:r>
        <w:t xml:space="preserve">Ha befejezte a műveleteket és már nincs több </w:t>
      </w:r>
      <w:proofErr w:type="gramStart"/>
      <w:r>
        <w:t>tennivaló  a</w:t>
      </w:r>
      <w:proofErr w:type="gramEnd"/>
      <w:r>
        <w:t xml:space="preserve"> kijelentkezés menü gombra kattintva megtörténik a kijelentkezés. </w:t>
      </w:r>
    </w:p>
    <w:p w:rsidR="00A446D7" w:rsidRDefault="00287904">
      <w:r>
        <w:t>Kijelentkezés után újra bejelentkezhet vagy kiléphet a programból.</w:t>
      </w:r>
    </w:p>
    <w:sdt>
      <w:sdtPr>
        <w:tag w:val="goog_rdk_1"/>
        <w:id w:val="163306440"/>
      </w:sdtPr>
      <w:sdtContent>
        <w:p w:rsidR="00A446D7" w:rsidRDefault="00287904">
          <w:pPr>
            <w:jc w:val="center"/>
            <w:rPr>
              <w:ins w:id="11" w:author="Ádám Szathmári" w:date="2023-04-12T12:35:00Z"/>
            </w:rPr>
          </w:pPr>
          <w:r>
            <w:rPr>
              <w:noProof/>
            </w:rPr>
            <w:drawing>
              <wp:inline distT="114300" distB="114300" distL="114300" distR="114300">
                <wp:extent cx="4296093" cy="3103708"/>
                <wp:effectExtent l="0" t="0" r="0" b="0"/>
                <wp:docPr id="36" name="image2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3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6093" cy="310370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tag w:val="goog_rdk_0"/>
              <w:id w:val="163306439"/>
            </w:sdtPr>
            <w:sdtContent/>
          </w:sdt>
        </w:p>
      </w:sdtContent>
    </w:sdt>
    <w:p w:rsidR="00A446D7" w:rsidRDefault="00A446D7">
      <w:pPr>
        <w:pStyle w:val="Cmsor2"/>
        <w:keepLines w:val="0"/>
        <w:rPr>
          <w:rFonts w:ascii="Times New Roman" w:eastAsia="Times New Roman" w:hAnsi="Times New Roman" w:cs="Times New Roman"/>
        </w:rPr>
      </w:pPr>
      <w:bookmarkStart w:id="12" w:name="_heading=h.y7u6mtic1ai2" w:colFirst="0" w:colLast="0"/>
      <w:bookmarkEnd w:id="12"/>
    </w:p>
    <w:p w:rsidR="00A446D7" w:rsidRDefault="00A446D7">
      <w:pPr>
        <w:pStyle w:val="Cmsor2"/>
        <w:keepLines w:val="0"/>
        <w:rPr>
          <w:rFonts w:ascii="Times New Roman" w:eastAsia="Times New Roman" w:hAnsi="Times New Roman" w:cs="Times New Roman"/>
        </w:rPr>
      </w:pPr>
      <w:bookmarkStart w:id="13" w:name="_heading=h.2d29pq679lzy" w:colFirst="0" w:colLast="0"/>
      <w:bookmarkEnd w:id="13"/>
    </w:p>
    <w:p w:rsidR="00A446D7" w:rsidRDefault="00287904">
      <w:pPr>
        <w:pStyle w:val="Cmsor2"/>
        <w:keepLines w:val="0"/>
        <w:jc w:val="center"/>
        <w:rPr>
          <w:rFonts w:ascii="Times New Roman" w:eastAsia="Times New Roman" w:hAnsi="Times New Roman" w:cs="Times New Roman"/>
        </w:rPr>
      </w:pPr>
      <w:bookmarkStart w:id="14" w:name="_heading=h.kyj7z3f9z9wg" w:colFirst="0" w:colLast="0"/>
      <w:bookmarkEnd w:id="14"/>
      <w:r>
        <w:rPr>
          <w:rFonts w:ascii="Times New Roman" w:eastAsia="Times New Roman" w:hAnsi="Times New Roman" w:cs="Times New Roman"/>
        </w:rPr>
        <w:t>Asztali alkalmazás fejlesztői dokumentáció</w:t>
      </w:r>
    </w:p>
    <w:p w:rsidR="00A446D7" w:rsidRDefault="00287904">
      <w:r>
        <w:rPr>
          <w:noProof/>
        </w:rPr>
        <w:drawing>
          <wp:anchor distT="114300" distB="114300" distL="114300" distR="114300" simplePos="0" relativeHeight="251665408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180975</wp:posOffset>
            </wp:positionV>
            <wp:extent cx="3071486" cy="2038350"/>
            <wp:effectExtent l="0" t="0" r="0" b="0"/>
            <wp:wrapSquare wrapText="bothSides" distT="114300" distB="114300" distL="114300" distR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486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180975</wp:posOffset>
            </wp:positionV>
            <wp:extent cx="2143125" cy="2039982"/>
            <wp:effectExtent l="0" t="0" r="0" b="0"/>
            <wp:wrapSquare wrapText="bothSides" distT="114300" distB="114300" distL="114300" distR="11430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39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A446D7"/>
    <w:p w:rsidR="00A446D7" w:rsidRDefault="00A446D7"/>
    <w:p w:rsidR="00A446D7" w:rsidRDefault="00A446D7"/>
    <w:p w:rsidR="00A446D7" w:rsidRDefault="00A446D7">
      <w:pPr>
        <w:jc w:val="center"/>
      </w:pPr>
    </w:p>
    <w:p w:rsidR="00A446D7" w:rsidRDefault="00A446D7"/>
    <w:p w:rsidR="00A446D7" w:rsidRDefault="00A446D7"/>
    <w:p w:rsidR="00A446D7" w:rsidRDefault="00A446D7"/>
    <w:p w:rsidR="00A446D7" w:rsidRDefault="00287904">
      <w:pPr>
        <w:jc w:val="center"/>
      </w:pPr>
      <w:r>
        <w:t>Implementációk, amelyek egy metódust vagy delegációt tesznek közzé a nézetben. Ezek a típusok a nézetmodell és a felhasználói felület elemei közötti parancsok összekapcsolásának módjaként működnek.</w:t>
      </w:r>
      <w:r>
        <w:rPr>
          <w:noProof/>
        </w:rPr>
        <w:drawing>
          <wp:anchor distT="114300" distB="114300" distL="114300" distR="114300" simplePos="0" relativeHeight="251667456" behindDoc="0" locked="0" layoutInCell="1" allowOverlap="1">
            <wp:simplePos x="0" y="0"/>
            <wp:positionH relativeFrom="column">
              <wp:posOffset>-4762</wp:posOffset>
            </wp:positionH>
            <wp:positionV relativeFrom="paragraph">
              <wp:posOffset>676275</wp:posOffset>
            </wp:positionV>
            <wp:extent cx="2838450" cy="1638300"/>
            <wp:effectExtent l="0" t="0" r="0" b="0"/>
            <wp:wrapSquare wrapText="bothSides" distT="114300" distB="114300" distL="114300" distR="114300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A446D7"/>
    <w:p w:rsidR="00A446D7" w:rsidRDefault="00287904">
      <w:proofErr w:type="gramStart"/>
      <w:r>
        <w:t>E</w:t>
      </w:r>
      <w:r>
        <w:t>rőforrások</w:t>
      </w:r>
      <w:proofErr w:type="gramEnd"/>
      <w:r>
        <w:t xml:space="preserve"> amik  segítik a  megjelenítést , képekkel, ikonokkal, megjelenítési stílusokkal és hibakezeléssel. </w:t>
      </w:r>
    </w:p>
    <w:p w:rsidR="00A446D7" w:rsidRDefault="00A446D7"/>
    <w:p w:rsidR="00A446D7" w:rsidRDefault="00287904"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295275</wp:posOffset>
            </wp:positionV>
            <wp:extent cx="2800667" cy="1540930"/>
            <wp:effectExtent l="0" t="0" r="0" b="0"/>
            <wp:wrapSquare wrapText="bothSides" distT="114300" distB="114300" distL="114300" distR="11430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667" cy="154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A446D7"/>
    <w:p w:rsidR="00A446D7" w:rsidRDefault="00287904">
      <w:r>
        <w:t xml:space="preserve">A </w:t>
      </w:r>
      <w:proofErr w:type="spellStart"/>
      <w:proofErr w:type="gramStart"/>
      <w:r>
        <w:t>validators</w:t>
      </w:r>
      <w:proofErr w:type="spellEnd"/>
      <w:r>
        <w:t xml:space="preserve">  mappában</w:t>
      </w:r>
      <w:proofErr w:type="gramEnd"/>
      <w:r>
        <w:t xml:space="preserve"> találhatóak meg a </w:t>
      </w:r>
      <w:proofErr w:type="spellStart"/>
      <w:r>
        <w:t>validáláshoz</w:t>
      </w:r>
      <w:proofErr w:type="spellEnd"/>
      <w:r>
        <w:t xml:space="preserve"> szükséges osztályok .</w:t>
      </w:r>
    </w:p>
    <w:p w:rsidR="00A446D7" w:rsidRDefault="00A446D7"/>
    <w:p w:rsidR="00A446D7" w:rsidRDefault="00A446D7"/>
    <w:p w:rsidR="00A446D7" w:rsidRDefault="00287904">
      <w:r>
        <w:rPr>
          <w:noProof/>
        </w:rPr>
        <w:drawing>
          <wp:anchor distT="114300" distB="114300" distL="114300" distR="114300" simplePos="0" relativeHeight="251669504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133350</wp:posOffset>
            </wp:positionV>
            <wp:extent cx="2800350" cy="1419011"/>
            <wp:effectExtent l="0" t="0" r="0" b="0"/>
            <wp:wrapSquare wrapText="bothSides" distT="114300" distB="114300" distL="114300" distR="114300"/>
            <wp:docPr id="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287904">
      <w:r>
        <w:t xml:space="preserve">A </w:t>
      </w:r>
      <w:proofErr w:type="spellStart"/>
      <w:r>
        <w:t>ViewModels</w:t>
      </w:r>
      <w:proofErr w:type="spellEnd"/>
      <w:r>
        <w:t xml:space="preserve"> mappában találhatóak meg a megjelenített elemek mögött lévő adatok és folyamatok. </w:t>
      </w:r>
    </w:p>
    <w:p w:rsidR="00A446D7" w:rsidRDefault="00A446D7"/>
    <w:p w:rsidR="00A446D7" w:rsidRDefault="00287904">
      <w:r>
        <w:rPr>
          <w:noProof/>
        </w:rPr>
        <w:drawing>
          <wp:anchor distT="114300" distB="114300" distL="114300" distR="114300" simplePos="0" relativeHeight="25167052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47925" cy="1847850"/>
            <wp:effectExtent l="0" t="0" r="0" b="0"/>
            <wp:wrapSquare wrapText="bothSides" distT="114300" distB="114300" distL="114300" distR="11430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A446D7"/>
    <w:p w:rsidR="00A446D7" w:rsidRDefault="00A446D7"/>
    <w:p w:rsidR="00A446D7" w:rsidRDefault="00287904">
      <w:r>
        <w:t xml:space="preserve">Itt találhatóak meg a megjelenítéshez szükséges oldalak és az osztályuk. </w:t>
      </w:r>
    </w:p>
    <w:p w:rsidR="00A446D7" w:rsidRDefault="00A446D7"/>
    <w:p w:rsidR="00A446D7" w:rsidRDefault="00A446D7"/>
    <w:p w:rsidR="00A446D7" w:rsidRDefault="00A446D7"/>
    <w:p w:rsidR="00A446D7" w:rsidRDefault="00287904">
      <w:r>
        <w:rPr>
          <w:noProof/>
        </w:rPr>
        <w:drawing>
          <wp:anchor distT="114300" distB="114300" distL="114300" distR="114300" simplePos="0" relativeHeight="251671552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200142</wp:posOffset>
            </wp:positionV>
            <wp:extent cx="2524125" cy="685800"/>
            <wp:effectExtent l="0" t="0" r="0" b="0"/>
            <wp:wrapSquare wrapText="bothSides" distT="114300" distB="114300" distL="114300" distR="11430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446D7" w:rsidRDefault="00287904">
      <w:r>
        <w:t xml:space="preserve">Az </w:t>
      </w:r>
      <w:proofErr w:type="spellStart"/>
      <w:r>
        <w:t>app.xaml</w:t>
      </w:r>
      <w:proofErr w:type="spellEnd"/>
      <w:r>
        <w:t xml:space="preserve"> fájlban deklarációk találhatóak meg az alkalmazásban használt er</w:t>
      </w:r>
      <w:r>
        <w:t>őforrások után.</w:t>
      </w:r>
    </w:p>
    <w:p w:rsidR="00A446D7" w:rsidRDefault="00A446D7"/>
    <w:p w:rsidR="00A446D7" w:rsidRDefault="00A446D7"/>
    <w:p w:rsidR="00A446D7" w:rsidRDefault="00A446D7"/>
    <w:p w:rsidR="00E9164B" w:rsidRDefault="00E9164B"/>
    <w:p w:rsidR="00E9164B" w:rsidRDefault="00E9164B"/>
    <w:p w:rsidR="00E9164B" w:rsidRDefault="00E9164B"/>
    <w:p w:rsidR="00E9164B" w:rsidRDefault="00E9164B"/>
    <w:p w:rsidR="00A446D7" w:rsidRDefault="00287904">
      <w:pPr>
        <w:pStyle w:val="Cmsor2"/>
        <w:keepLines w:val="0"/>
        <w:jc w:val="center"/>
        <w:rPr>
          <w:rFonts w:ascii="Times New Roman" w:eastAsia="Times New Roman" w:hAnsi="Times New Roman" w:cs="Times New Roman"/>
        </w:rPr>
      </w:pPr>
      <w:bookmarkStart w:id="15" w:name="_heading=h.3rdcrjn" w:colFirst="0" w:colLast="0"/>
      <w:bookmarkEnd w:id="15"/>
      <w:r>
        <w:rPr>
          <w:rFonts w:ascii="Times New Roman" w:eastAsia="Times New Roman" w:hAnsi="Times New Roman" w:cs="Times New Roman"/>
        </w:rPr>
        <w:lastRenderedPageBreak/>
        <w:t>Webes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lehetőséget ad arra, hogy egy adott recept hozzávalóit kiválaszthassuk és megadjuk a szükséges mennyiséget, majd az ételhez tartozó összes tulajdonságot megadjuk (leírás, elkészítési idő, ételtípus, fotó). 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Lehetőség van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továbbá újabb alapanyag felvételére is.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Regisztrált felhasználók létrehozhatnak és módosíthatják saját receptjeiket és a nem regisztrált felhasználóknak is lehetőségük van az adatbázisban publikusan tárolt ételek elérésére, viszont saját receptet nem hozh</w:t>
      </w:r>
      <w:r>
        <w:rPr>
          <w:rFonts w:ascii="Times New Roman" w:eastAsia="Times New Roman" w:hAnsi="Times New Roman" w:cs="Times New Roman"/>
          <w:sz w:val="24"/>
          <w:szCs w:val="24"/>
        </w:rPr>
        <w:t>atnak létre. Kereshetnek adott alapanyagra, elkészítési időre, autótípusra, étel névre.</w:t>
      </w:r>
    </w:p>
    <w:p w:rsidR="00A446D7" w:rsidRDefault="002879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authentikációja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történik.</w:t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p w:rsidR="00A446D7" w:rsidRDefault="0028790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 webes alkalmazás funkciói</w:t>
      </w:r>
    </w:p>
    <w:p w:rsidR="00A446D7" w:rsidRDefault="00287904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GUI: </w:t>
      </w:r>
      <w:proofErr w:type="spellStart"/>
      <w:r>
        <w:rPr>
          <w:rFonts w:ascii="Times New Roman" w:eastAsia="Times New Roman" w:hAnsi="Times New Roman" w:cs="Times New Roman"/>
          <w:b/>
        </w:rPr>
        <w:t>Graphical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User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Interface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Új felhasználó regisztrálása.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Bejelentkezés</w:t>
      </w:r>
      <w:r>
        <w:rPr>
          <w:rFonts w:ascii="Times New Roman" w:eastAsia="Times New Roman" w:hAnsi="Times New Roman" w:cs="Times New Roman"/>
          <w:color w:val="000000"/>
        </w:rPr>
        <w:t xml:space="preserve"> a felületre.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Új ételrecept rögzítése, ahol az alapanyagok és az ételtípus egy-egy listából kiválaszthatók.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Az étel jellemzőinek listázása az étel nevének egy részletére kereséssel.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Ételek listázása, amelyekben egy megadott hozzávaló szerepel. A hozzávalót</w:t>
      </w:r>
      <w:r>
        <w:rPr>
          <w:rFonts w:ascii="Times New Roman" w:eastAsia="Times New Roman" w:hAnsi="Times New Roman" w:cs="Times New Roman"/>
          <w:color w:val="000000"/>
        </w:rPr>
        <w:t xml:space="preserve"> egy listából választhatjuk ki.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Ételek listázása, amelyek megadott </w:t>
      </w:r>
      <w:r>
        <w:rPr>
          <w:rFonts w:ascii="Times New Roman" w:eastAsia="Times New Roman" w:hAnsi="Times New Roman" w:cs="Times New Roman"/>
        </w:rPr>
        <w:t>étel típusba</w:t>
      </w:r>
      <w:r>
        <w:rPr>
          <w:rFonts w:ascii="Times New Roman" w:eastAsia="Times New Roman" w:hAnsi="Times New Roman" w:cs="Times New Roman"/>
          <w:color w:val="000000"/>
        </w:rPr>
        <w:t xml:space="preserve"> tartoznak. Az </w:t>
      </w:r>
      <w:r>
        <w:rPr>
          <w:rFonts w:ascii="Times New Roman" w:eastAsia="Times New Roman" w:hAnsi="Times New Roman" w:cs="Times New Roman"/>
        </w:rPr>
        <w:t>autótípust</w:t>
      </w:r>
      <w:r>
        <w:rPr>
          <w:rFonts w:ascii="Times New Roman" w:eastAsia="Times New Roman" w:hAnsi="Times New Roman" w:cs="Times New Roman"/>
          <w:color w:val="000000"/>
        </w:rPr>
        <w:t xml:space="preserve"> egy listából választhatjuk ki.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Receptek Láthatóságának beállítása (Public,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)</w:t>
      </w:r>
      <w:proofErr w:type="gramEnd"/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Étel kedvencekhez való hozzáadása és eltávolítása.</w:t>
      </w:r>
    </w:p>
    <w:p w:rsidR="00A446D7" w:rsidRDefault="00A446D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Ételek listázá</w:t>
      </w:r>
      <w:r>
        <w:rPr>
          <w:rFonts w:ascii="Times New Roman" w:eastAsia="Times New Roman" w:hAnsi="Times New Roman" w:cs="Times New Roman"/>
          <w:color w:val="000000"/>
        </w:rPr>
        <w:t>sa, amelyek a megadott idő alatt elkészíthetőek. A megadott vagy annál kevesebb idő alatt elkészíthető ételeket listázza.</w:t>
      </w:r>
    </w:p>
    <w:p w:rsidR="00A446D7" w:rsidRDefault="002879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Keresés egy adott felhasználó által feltöltött ételekre. A felhasználó nevét kiválasztva listázzuk az általa rögzített ételeket.</w:t>
      </w:r>
    </w:p>
    <w:p w:rsidR="00A446D7" w:rsidRDefault="00A446D7">
      <w:pPr>
        <w:rPr>
          <w:rFonts w:ascii="Times New Roman" w:eastAsia="Times New Roman" w:hAnsi="Times New Roman" w:cs="Times New Roman"/>
        </w:rPr>
      </w:pPr>
    </w:p>
    <w:sectPr w:rsidR="00A446D7" w:rsidSect="00A446D7">
      <w:pgSz w:w="11906" w:h="16838"/>
      <w:pgMar w:top="1417" w:right="1417" w:bottom="1417" w:left="1417" w:header="0" w:footer="0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7904" w:rsidRDefault="00287904" w:rsidP="00A446D7">
      <w:pPr>
        <w:spacing w:after="0" w:line="240" w:lineRule="auto"/>
      </w:pPr>
      <w:r>
        <w:separator/>
      </w:r>
    </w:p>
  </w:endnote>
  <w:endnote w:type="continuationSeparator" w:id="0">
    <w:p w:rsidR="00287904" w:rsidRDefault="00287904" w:rsidP="00A44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287904">
      <w:rPr>
        <w:color w:val="000000"/>
      </w:rPr>
      <w:instrText>PAGE</w:instrText>
    </w:r>
    <w:r w:rsidR="00E9164B">
      <w:rPr>
        <w:color w:val="000000"/>
      </w:rPr>
      <w:fldChar w:fldCharType="separate"/>
    </w:r>
    <w:r w:rsidR="00E9164B">
      <w:rPr>
        <w:noProof/>
        <w:color w:val="000000"/>
      </w:rPr>
      <w:t>1</w:t>
    </w:r>
    <w:r>
      <w:rPr>
        <w:color w:val="000000"/>
      </w:rPr>
      <w:fldChar w:fldCharType="end"/>
    </w:r>
  </w:p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7904" w:rsidRDefault="00287904" w:rsidP="00A446D7">
      <w:pPr>
        <w:spacing w:after="0" w:line="240" w:lineRule="auto"/>
      </w:pPr>
      <w:r>
        <w:separator/>
      </w:r>
    </w:p>
  </w:footnote>
  <w:footnote w:type="continuationSeparator" w:id="0">
    <w:p w:rsidR="00287904" w:rsidRDefault="00287904" w:rsidP="00A44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6D7" w:rsidRDefault="00A446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5902FE"/>
    <w:multiLevelType w:val="multilevel"/>
    <w:tmpl w:val="7C88CE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3345FF0"/>
    <w:multiLevelType w:val="multilevel"/>
    <w:tmpl w:val="8FFAF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46D7"/>
    <w:rsid w:val="00287904"/>
    <w:rsid w:val="00A446D7"/>
    <w:rsid w:val="00E91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A446D7"/>
  </w:style>
  <w:style w:type="paragraph" w:styleId="Cmsor1">
    <w:name w:val="heading 1"/>
    <w:basedOn w:val="Norml"/>
    <w:next w:val="Norml"/>
    <w:link w:val="Cmsor1Char"/>
    <w:uiPriority w:val="9"/>
    <w:qFormat/>
    <w:rsid w:val="00A44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4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6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al"/>
    <w:next w:val="normal"/>
    <w:rsid w:val="00A446D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al"/>
    <w:next w:val="normal"/>
    <w:rsid w:val="00A446D7"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al"/>
    <w:next w:val="normal"/>
    <w:rsid w:val="00A446D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normal">
    <w:name w:val="normal"/>
    <w:rsid w:val="00A446D7"/>
  </w:style>
  <w:style w:type="table" w:customStyle="1" w:styleId="TableNormal">
    <w:name w:val="Table Normal"/>
    <w:rsid w:val="00A446D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al"/>
    <w:next w:val="normal"/>
    <w:rsid w:val="00A446D7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A44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A44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A446D7"/>
    <w:rPr>
      <w:color w:val="0563C1" w:themeColor="hyperlink"/>
      <w:u w:val="single"/>
    </w:rPr>
  </w:style>
  <w:style w:type="character" w:customStyle="1" w:styleId="Jegyzkhivatkozs">
    <w:name w:val="Jegyzékhivatkozás"/>
    <w:qFormat/>
    <w:rsid w:val="00A446D7"/>
  </w:style>
  <w:style w:type="paragraph" w:customStyle="1" w:styleId="Cmsor">
    <w:name w:val="Címsor"/>
    <w:basedOn w:val="Norml"/>
    <w:next w:val="Szvegtrzs"/>
    <w:qFormat/>
    <w:rsid w:val="00A446D7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Szvegtrzs">
    <w:name w:val="Body Text"/>
    <w:basedOn w:val="Norml"/>
    <w:rsid w:val="00A446D7"/>
    <w:pPr>
      <w:spacing w:after="140" w:line="276" w:lineRule="auto"/>
    </w:pPr>
  </w:style>
  <w:style w:type="paragraph" w:styleId="Lista">
    <w:name w:val="List"/>
    <w:basedOn w:val="Szvegtrzs"/>
    <w:rsid w:val="00A446D7"/>
    <w:rPr>
      <w:rFonts w:cs="Lucida Sans"/>
    </w:rPr>
  </w:style>
  <w:style w:type="paragraph" w:styleId="Kpalrs">
    <w:name w:val="caption"/>
    <w:basedOn w:val="Norml"/>
    <w:qFormat/>
    <w:rsid w:val="00A446D7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Trgymutat">
    <w:name w:val="Tárgymutató"/>
    <w:basedOn w:val="Norml"/>
    <w:qFormat/>
    <w:rsid w:val="00A446D7"/>
    <w:pPr>
      <w:suppressLineNumbers/>
    </w:pPr>
    <w:rPr>
      <w:rFonts w:cs="Lucida Sans"/>
    </w:rPr>
  </w:style>
  <w:style w:type="paragraph" w:styleId="Listaszerbekezds">
    <w:name w:val="List Paragraph"/>
    <w:basedOn w:val="Norml"/>
    <w:uiPriority w:val="34"/>
    <w:qFormat/>
    <w:rsid w:val="00A446D7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A446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446D7"/>
    <w:pPr>
      <w:spacing w:after="100"/>
      <w:ind w:left="220"/>
    </w:pPr>
  </w:style>
  <w:style w:type="table" w:styleId="Rcsostblzat">
    <w:name w:val="Table Grid"/>
    <w:basedOn w:val="Normltblzat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BB7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B73EA"/>
  </w:style>
  <w:style w:type="paragraph" w:styleId="llb">
    <w:name w:val="footer"/>
    <w:basedOn w:val="Norml"/>
    <w:link w:val="llbChar"/>
    <w:uiPriority w:val="99"/>
    <w:unhideWhenUsed/>
    <w:rsid w:val="00BB7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B73EA"/>
  </w:style>
  <w:style w:type="paragraph" w:customStyle="1" w:styleId="Stlus1">
    <w:name w:val="Stílus1"/>
    <w:basedOn w:val="llb"/>
    <w:link w:val="Stlus1Char"/>
    <w:qFormat/>
    <w:rsid w:val="00BB73EA"/>
    <w:pPr>
      <w:jc w:val="center"/>
    </w:pPr>
    <w:rPr>
      <w:rFonts w:ascii="Times New Roman" w:hAnsi="Times New Roman"/>
      <w:sz w:val="24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7E689A"/>
    <w:rPr>
      <w:color w:val="605E5C"/>
      <w:shd w:val="clear" w:color="auto" w:fill="E1DFDD"/>
    </w:rPr>
  </w:style>
  <w:style w:type="character" w:customStyle="1" w:styleId="Stlus1Char">
    <w:name w:val="Stílus1 Char"/>
    <w:basedOn w:val="llbChar"/>
    <w:link w:val="Stlus1"/>
    <w:rsid w:val="00BB73EA"/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5C6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B44CC7"/>
    <w:pPr>
      <w:spacing w:after="100"/>
      <w:ind w:left="440"/>
    </w:pPr>
  </w:style>
  <w:style w:type="paragraph" w:styleId="Alcm">
    <w:name w:val="Subtitle"/>
    <w:basedOn w:val="normal"/>
    <w:next w:val="normal"/>
    <w:rsid w:val="00A446D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446D7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E91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6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://localhost:5250/api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://localhost:5250/api/measure/all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://localhost:5250/api/meal/all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localhost:5250/api/meal/all" TargetMode="External"/><Relationship Id="rId30" Type="http://schemas.openxmlformats.org/officeDocument/2006/relationships/hyperlink" Target="http://localhost:5250/api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7yUSg1KWb81MMZDsPq0GQ97NPg==">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2299</Words>
  <Characters>15866</Characters>
  <Application>Microsoft Office Word</Application>
  <DocSecurity>0</DocSecurity>
  <Lines>132</Lines>
  <Paragraphs>36</Paragraphs>
  <ScaleCrop>false</ScaleCrop>
  <Company/>
  <LinksUpToDate>false</LinksUpToDate>
  <CharactersWithSpaces>18129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Nyári Ivó</dc:creator>
  <cp:lastModifiedBy>adam</cp:lastModifiedBy>
  <cp:revision>2</cp:revision>
  <dcterms:created xsi:type="dcterms:W3CDTF">2022-10-12T14:41:00Z</dcterms:created>
  <dcterms:modified xsi:type="dcterms:W3CDTF">2023-04-20T09:04:00Z</dcterms:modified>
</cp:coreProperties>
</file>